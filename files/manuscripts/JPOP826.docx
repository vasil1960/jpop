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849" w:rsidRPr="005F0676" w:rsidRDefault="007E4AC2" w:rsidP="008D00F6">
      <w:pPr>
        <w:autoSpaceDE w:val="0"/>
        <w:autoSpaceDN w:val="0"/>
        <w:bidi w:val="0"/>
        <w:adjustRightInd w:val="0"/>
        <w:spacing w:after="0" w:line="480" w:lineRule="auto"/>
        <w:ind w:left="90"/>
        <w:jc w:val="center"/>
        <w:rPr>
          <w:rFonts w:ascii="Times New Roman" w:hAnsi="Times New Roman" w:cs="Times New Roman"/>
          <w:b/>
          <w:bCs/>
          <w:sz w:val="24"/>
          <w:szCs w:val="24"/>
        </w:rPr>
      </w:pPr>
      <w:r w:rsidRPr="007E4AC2">
        <w:rPr>
          <w:rFonts w:ascii="Times New Roman" w:hAnsi="Times New Roman" w:cs="Times New Roman"/>
          <w:b/>
          <w:bCs/>
          <w:sz w:val="24"/>
          <w:szCs w:val="24"/>
        </w:rPr>
        <w:t xml:space="preserve">Genotypic and </w:t>
      </w:r>
      <w:r>
        <w:rPr>
          <w:rFonts w:ascii="Times New Roman" w:hAnsi="Times New Roman" w:cs="Times New Roman"/>
          <w:b/>
          <w:bCs/>
          <w:sz w:val="24"/>
          <w:szCs w:val="24"/>
        </w:rPr>
        <w:t>G</w:t>
      </w:r>
      <w:r w:rsidRPr="007E4AC2">
        <w:rPr>
          <w:rFonts w:ascii="Times New Roman" w:hAnsi="Times New Roman" w:cs="Times New Roman"/>
          <w:b/>
          <w:bCs/>
          <w:sz w:val="24"/>
          <w:szCs w:val="24"/>
        </w:rPr>
        <w:t xml:space="preserve">rowth </w:t>
      </w:r>
      <w:r>
        <w:rPr>
          <w:rFonts w:ascii="Times New Roman" w:hAnsi="Times New Roman" w:cs="Times New Roman"/>
          <w:b/>
          <w:bCs/>
          <w:sz w:val="24"/>
          <w:szCs w:val="24"/>
        </w:rPr>
        <w:t>R</w:t>
      </w:r>
      <w:r w:rsidRPr="007E4AC2">
        <w:rPr>
          <w:rFonts w:ascii="Times New Roman" w:hAnsi="Times New Roman" w:cs="Times New Roman"/>
          <w:b/>
          <w:bCs/>
          <w:sz w:val="24"/>
          <w:szCs w:val="24"/>
        </w:rPr>
        <w:t xml:space="preserve">egulator </w:t>
      </w:r>
      <w:r>
        <w:rPr>
          <w:rFonts w:ascii="Times New Roman" w:hAnsi="Times New Roman" w:cs="Times New Roman"/>
          <w:b/>
          <w:bCs/>
          <w:sz w:val="24"/>
          <w:szCs w:val="24"/>
        </w:rPr>
        <w:t>C</w:t>
      </w:r>
      <w:r w:rsidRPr="007E4AC2">
        <w:rPr>
          <w:rFonts w:ascii="Times New Roman" w:hAnsi="Times New Roman" w:cs="Times New Roman"/>
          <w:b/>
          <w:bCs/>
          <w:sz w:val="24"/>
          <w:szCs w:val="24"/>
        </w:rPr>
        <w:t xml:space="preserve">ombination </w:t>
      </w:r>
      <w:r>
        <w:rPr>
          <w:rFonts w:ascii="Times New Roman" w:hAnsi="Times New Roman" w:cs="Times New Roman"/>
          <w:b/>
          <w:bCs/>
          <w:sz w:val="24"/>
          <w:szCs w:val="24"/>
        </w:rPr>
        <w:t>E</w:t>
      </w:r>
      <w:r w:rsidRPr="007E4AC2">
        <w:rPr>
          <w:rFonts w:ascii="Times New Roman" w:hAnsi="Times New Roman" w:cs="Times New Roman"/>
          <w:b/>
          <w:bCs/>
          <w:sz w:val="24"/>
          <w:szCs w:val="24"/>
        </w:rPr>
        <w:t xml:space="preserve">ffects on </w:t>
      </w:r>
      <w:r w:rsidRPr="005D113B">
        <w:rPr>
          <w:rFonts w:ascii="Times New Roman" w:hAnsi="Times New Roman" w:cs="Times New Roman"/>
          <w:b/>
          <w:bCs/>
          <w:i/>
          <w:iCs/>
          <w:sz w:val="24"/>
          <w:szCs w:val="24"/>
        </w:rPr>
        <w:t>i</w:t>
      </w:r>
      <w:r w:rsidR="00E73B5A" w:rsidRPr="005D113B">
        <w:rPr>
          <w:rFonts w:ascii="Times New Roman" w:hAnsi="Times New Roman" w:cs="Times New Roman"/>
          <w:i/>
          <w:iCs/>
          <w:sz w:val="24"/>
          <w:szCs w:val="24"/>
        </w:rPr>
        <w:t>n</w:t>
      </w:r>
      <w:r w:rsidR="00E73B5A" w:rsidRPr="005F0676">
        <w:rPr>
          <w:rFonts w:ascii="Times New Roman" w:hAnsi="Times New Roman" w:cs="Times New Roman"/>
          <w:i/>
          <w:iCs/>
          <w:sz w:val="24"/>
          <w:szCs w:val="24"/>
        </w:rPr>
        <w:t xml:space="preserve"> </w:t>
      </w:r>
      <w:r w:rsidR="00E73B5A">
        <w:rPr>
          <w:rFonts w:ascii="Times New Roman" w:hAnsi="Times New Roman" w:cs="Times New Roman"/>
          <w:i/>
          <w:iCs/>
          <w:sz w:val="24"/>
          <w:szCs w:val="24"/>
        </w:rPr>
        <w:t>v</w:t>
      </w:r>
      <w:r w:rsidR="00E73B5A" w:rsidRPr="005F0676">
        <w:rPr>
          <w:rFonts w:ascii="Times New Roman" w:hAnsi="Times New Roman" w:cs="Times New Roman"/>
          <w:i/>
          <w:iCs/>
          <w:sz w:val="24"/>
          <w:szCs w:val="24"/>
        </w:rPr>
        <w:t>itro</w:t>
      </w:r>
      <w:r w:rsidR="00E73B5A" w:rsidRPr="005F0676">
        <w:rPr>
          <w:rFonts w:ascii="Times New Roman" w:hAnsi="Times New Roman" w:cs="Times New Roman"/>
          <w:b/>
          <w:bCs/>
          <w:sz w:val="24"/>
          <w:szCs w:val="24"/>
        </w:rPr>
        <w:t xml:space="preserve"> </w:t>
      </w:r>
      <w:r w:rsidR="00881CC4" w:rsidRPr="005F0676">
        <w:rPr>
          <w:rFonts w:ascii="Times New Roman" w:hAnsi="Times New Roman" w:cs="Times New Roman"/>
          <w:b/>
          <w:bCs/>
          <w:sz w:val="24"/>
          <w:szCs w:val="24"/>
        </w:rPr>
        <w:t xml:space="preserve">Nodal </w:t>
      </w:r>
      <w:r w:rsidR="00341943" w:rsidRPr="005F0676">
        <w:rPr>
          <w:rFonts w:ascii="Times New Roman" w:hAnsi="Times New Roman" w:cs="Times New Roman"/>
          <w:b/>
          <w:bCs/>
          <w:sz w:val="24"/>
          <w:szCs w:val="24"/>
        </w:rPr>
        <w:t>Segments</w:t>
      </w:r>
      <w:r w:rsidR="00881CC4" w:rsidRPr="005F0676">
        <w:rPr>
          <w:rFonts w:ascii="Times New Roman" w:hAnsi="Times New Roman" w:cs="Times New Roman"/>
          <w:b/>
          <w:bCs/>
          <w:sz w:val="24"/>
          <w:szCs w:val="24"/>
        </w:rPr>
        <w:t xml:space="preserve"> of Jojoba (</w:t>
      </w:r>
      <w:proofErr w:type="spellStart"/>
      <w:r w:rsidR="00881CC4" w:rsidRPr="005F0676">
        <w:rPr>
          <w:rFonts w:ascii="Times New Roman" w:hAnsi="Times New Roman" w:cs="Times New Roman"/>
          <w:i/>
          <w:iCs/>
          <w:sz w:val="24"/>
          <w:szCs w:val="24"/>
        </w:rPr>
        <w:t>Simmondsia</w:t>
      </w:r>
      <w:proofErr w:type="spellEnd"/>
      <w:r w:rsidR="00881CC4" w:rsidRPr="005F0676">
        <w:rPr>
          <w:rFonts w:ascii="Times New Roman" w:hAnsi="Times New Roman" w:cs="Times New Roman"/>
          <w:i/>
          <w:iCs/>
          <w:sz w:val="24"/>
          <w:szCs w:val="24"/>
        </w:rPr>
        <w:t xml:space="preserve"> </w:t>
      </w:r>
      <w:proofErr w:type="spellStart"/>
      <w:r w:rsidR="00881CC4" w:rsidRPr="005F0676">
        <w:rPr>
          <w:rFonts w:ascii="Times New Roman" w:hAnsi="Times New Roman" w:cs="Times New Roman"/>
          <w:i/>
          <w:iCs/>
          <w:sz w:val="24"/>
          <w:szCs w:val="24"/>
        </w:rPr>
        <w:t>chinensis</w:t>
      </w:r>
      <w:proofErr w:type="spellEnd"/>
      <w:r w:rsidR="00881CC4" w:rsidRPr="005F0676">
        <w:rPr>
          <w:rFonts w:ascii="Times New Roman" w:hAnsi="Times New Roman" w:cs="Times New Roman"/>
          <w:sz w:val="24"/>
          <w:szCs w:val="24"/>
        </w:rPr>
        <w:t xml:space="preserve"> (Link</w:t>
      </w:r>
      <w:r w:rsidR="00881CC4" w:rsidRPr="005F0676">
        <w:rPr>
          <w:rFonts w:ascii="Times New Roman" w:hAnsi="Times New Roman" w:cs="Times New Roman"/>
          <w:b/>
          <w:bCs/>
          <w:sz w:val="24"/>
          <w:szCs w:val="24"/>
        </w:rPr>
        <w:t>)</w:t>
      </w:r>
      <w:r w:rsidR="00E73B5A">
        <w:rPr>
          <w:rFonts w:ascii="Times New Roman" w:hAnsi="Times New Roman" w:cs="Times New Roman"/>
          <w:b/>
          <w:bCs/>
          <w:sz w:val="24"/>
          <w:szCs w:val="24"/>
        </w:rPr>
        <w:t xml:space="preserve"> </w:t>
      </w:r>
    </w:p>
    <w:p w:rsidR="005E34B6" w:rsidRDefault="005E34B6" w:rsidP="008D00F6">
      <w:pPr>
        <w:autoSpaceDE w:val="0"/>
        <w:autoSpaceDN w:val="0"/>
        <w:bidi w:val="0"/>
        <w:adjustRightInd w:val="0"/>
        <w:spacing w:after="0" w:line="480" w:lineRule="auto"/>
        <w:ind w:left="90"/>
        <w:jc w:val="center"/>
        <w:rPr>
          <w:rFonts w:ascii="Times New Roman" w:hAnsi="Times New Roman" w:cs="Times New Roman"/>
          <w:sz w:val="21"/>
          <w:szCs w:val="21"/>
        </w:rPr>
      </w:pPr>
      <w:r w:rsidRPr="005F0676">
        <w:rPr>
          <w:rFonts w:ascii="Times New Roman" w:hAnsi="Times New Roman" w:cs="Times New Roman"/>
        </w:rPr>
        <w:t>M</w:t>
      </w:r>
      <w:r w:rsidR="00166A9C">
        <w:rPr>
          <w:rFonts w:ascii="Times New Roman" w:hAnsi="Times New Roman" w:cs="Times New Roman"/>
        </w:rPr>
        <w:t>.</w:t>
      </w:r>
      <w:r w:rsidRPr="005F0676">
        <w:rPr>
          <w:rFonts w:ascii="Times New Roman" w:hAnsi="Times New Roman" w:cs="Times New Roman"/>
        </w:rPr>
        <w:t xml:space="preserve"> A</w:t>
      </w:r>
      <w:r w:rsidR="00166A9C">
        <w:rPr>
          <w:rFonts w:ascii="Times New Roman" w:hAnsi="Times New Roman" w:cs="Times New Roman"/>
        </w:rPr>
        <w:t>.</w:t>
      </w:r>
      <w:r w:rsidR="00575A46" w:rsidRPr="005F0676">
        <w:rPr>
          <w:rFonts w:ascii="Times New Roman" w:hAnsi="Times New Roman" w:cs="Times New Roman"/>
        </w:rPr>
        <w:t xml:space="preserve"> A</w:t>
      </w:r>
      <w:r w:rsidR="00166A9C">
        <w:rPr>
          <w:rFonts w:ascii="Times New Roman" w:hAnsi="Times New Roman" w:cs="Times New Roman"/>
        </w:rPr>
        <w:t>.</w:t>
      </w:r>
      <w:r w:rsidRPr="005F0676">
        <w:rPr>
          <w:rFonts w:ascii="Times New Roman" w:hAnsi="Times New Roman" w:cs="Times New Roman"/>
        </w:rPr>
        <w:t xml:space="preserve"> Mousa</w:t>
      </w:r>
      <w:r w:rsidRPr="005F0676">
        <w:rPr>
          <w:rFonts w:ascii="Times New Roman" w:hAnsi="Times New Roman" w:cs="Times New Roman"/>
          <w:vertAlign w:val="superscript"/>
        </w:rPr>
        <w:t>1, 2</w:t>
      </w:r>
      <w:proofErr w:type="gramStart"/>
      <w:r w:rsidRPr="005F0676">
        <w:rPr>
          <w:rFonts w:ascii="Times New Roman" w:hAnsi="Times New Roman" w:cs="Times New Roman"/>
          <w:vertAlign w:val="superscript"/>
        </w:rPr>
        <w:t>*</w:t>
      </w:r>
      <w:r w:rsidRPr="005F0676">
        <w:rPr>
          <w:rFonts w:ascii="Times New Roman" w:hAnsi="Times New Roman" w:cs="Times New Roman"/>
        </w:rPr>
        <w:t xml:space="preserve"> </w:t>
      </w:r>
      <w:r w:rsidR="00575A46" w:rsidRPr="005F0676">
        <w:rPr>
          <w:rFonts w:ascii="Times New Roman" w:hAnsi="Times New Roman" w:cs="Times New Roman"/>
        </w:rPr>
        <w:t>,</w:t>
      </w:r>
      <w:proofErr w:type="gramEnd"/>
      <w:r w:rsidR="00575A46" w:rsidRPr="005F0676">
        <w:rPr>
          <w:rFonts w:ascii="Times New Roman" w:hAnsi="Times New Roman" w:cs="Times New Roman"/>
        </w:rPr>
        <w:t xml:space="preserve"> </w:t>
      </w:r>
      <w:r w:rsidRPr="005F0676">
        <w:rPr>
          <w:rFonts w:ascii="Times New Roman" w:hAnsi="Times New Roman" w:cs="Times New Roman"/>
        </w:rPr>
        <w:t>A</w:t>
      </w:r>
      <w:r w:rsidR="00166A9C">
        <w:rPr>
          <w:rFonts w:ascii="Times New Roman" w:hAnsi="Times New Roman" w:cs="Times New Roman"/>
        </w:rPr>
        <w:t>.</w:t>
      </w:r>
      <w:r w:rsidRPr="005F0676">
        <w:rPr>
          <w:rFonts w:ascii="Times New Roman" w:hAnsi="Times New Roman" w:cs="Times New Roman"/>
        </w:rPr>
        <w:t>A</w:t>
      </w:r>
      <w:r w:rsidR="00166A9C">
        <w:rPr>
          <w:rFonts w:ascii="Times New Roman" w:hAnsi="Times New Roman" w:cs="Times New Roman"/>
        </w:rPr>
        <w:t>.</w:t>
      </w:r>
      <w:r w:rsidRPr="005F0676">
        <w:rPr>
          <w:rFonts w:ascii="Times New Roman" w:hAnsi="Times New Roman" w:cs="Times New Roman"/>
        </w:rPr>
        <w:t>S</w:t>
      </w:r>
      <w:r w:rsidR="00166A9C">
        <w:rPr>
          <w:rFonts w:ascii="Times New Roman" w:hAnsi="Times New Roman" w:cs="Times New Roman"/>
        </w:rPr>
        <w:t>.</w:t>
      </w:r>
      <w:r w:rsidRPr="005F0676">
        <w:rPr>
          <w:rFonts w:ascii="Times New Roman" w:hAnsi="Times New Roman" w:cs="Times New Roman"/>
        </w:rPr>
        <w:t xml:space="preserve"> Bakhashwain</w:t>
      </w:r>
      <w:r w:rsidRPr="005F0676">
        <w:rPr>
          <w:rFonts w:ascii="Times New Roman" w:hAnsi="Times New Roman" w:cs="Times New Roman"/>
          <w:vertAlign w:val="superscript"/>
        </w:rPr>
        <w:t>1</w:t>
      </w:r>
      <w:r w:rsidR="00166A9C">
        <w:rPr>
          <w:rFonts w:ascii="Times New Roman" w:hAnsi="Times New Roman" w:cs="Times New Roman"/>
        </w:rPr>
        <w:t>,</w:t>
      </w:r>
      <w:r w:rsidR="00166A9C" w:rsidRPr="00166A9C">
        <w:rPr>
          <w:rFonts w:ascii="Times New Roman" w:hAnsi="Times New Roman" w:cs="Times New Roman"/>
          <w:i/>
          <w:iCs/>
          <w:sz w:val="21"/>
          <w:szCs w:val="21"/>
        </w:rPr>
        <w:t xml:space="preserve"> </w:t>
      </w:r>
      <w:r w:rsidR="00166A9C" w:rsidRPr="00166A9C">
        <w:rPr>
          <w:rFonts w:ascii="Times New Roman" w:hAnsi="Times New Roman" w:cs="Times New Roman"/>
          <w:sz w:val="21"/>
          <w:szCs w:val="21"/>
        </w:rPr>
        <w:t xml:space="preserve">King </w:t>
      </w:r>
      <w:proofErr w:type="spellStart"/>
      <w:r w:rsidR="00166A9C" w:rsidRPr="00166A9C">
        <w:rPr>
          <w:rFonts w:ascii="Times New Roman" w:hAnsi="Times New Roman" w:cs="Times New Roman"/>
          <w:sz w:val="21"/>
          <w:szCs w:val="21"/>
        </w:rPr>
        <w:t>Abdulaziz</w:t>
      </w:r>
      <w:proofErr w:type="spellEnd"/>
      <w:r w:rsidR="00166A9C" w:rsidRPr="00166A9C">
        <w:rPr>
          <w:rFonts w:ascii="Times New Roman" w:hAnsi="Times New Roman" w:cs="Times New Roman"/>
          <w:sz w:val="21"/>
          <w:szCs w:val="21"/>
        </w:rPr>
        <w:t xml:space="preserve"> University, Jeddah, Saudi Arabia</w:t>
      </w:r>
    </w:p>
    <w:p w:rsidR="008D00F6" w:rsidRDefault="008D00F6" w:rsidP="008D00F6">
      <w:pPr>
        <w:autoSpaceDE w:val="0"/>
        <w:autoSpaceDN w:val="0"/>
        <w:bidi w:val="0"/>
        <w:adjustRightInd w:val="0"/>
        <w:spacing w:after="0" w:line="480" w:lineRule="auto"/>
        <w:ind w:left="990" w:hanging="900"/>
        <w:jc w:val="both"/>
        <w:rPr>
          <w:rFonts w:ascii="Times New Roman" w:hAnsi="Times New Roman" w:cs="Times New Roman"/>
          <w:b/>
          <w:bCs/>
        </w:rPr>
      </w:pPr>
    </w:p>
    <w:p w:rsidR="005E34B6" w:rsidRDefault="00166A9C" w:rsidP="008D00F6">
      <w:pPr>
        <w:autoSpaceDE w:val="0"/>
        <w:autoSpaceDN w:val="0"/>
        <w:bidi w:val="0"/>
        <w:adjustRightInd w:val="0"/>
        <w:spacing w:after="0" w:line="480" w:lineRule="auto"/>
        <w:ind w:left="990" w:hanging="900"/>
        <w:jc w:val="both"/>
        <w:rPr>
          <w:rFonts w:ascii="Times New Roman" w:hAnsi="Times New Roman" w:cs="Times New Roman"/>
        </w:rPr>
      </w:pPr>
      <w:r w:rsidRPr="00166A9C">
        <w:rPr>
          <w:rFonts w:ascii="Times New Roman" w:hAnsi="Times New Roman" w:cs="Times New Roman"/>
          <w:b/>
          <w:bCs/>
        </w:rPr>
        <w:t>Names:</w:t>
      </w:r>
      <w:r>
        <w:rPr>
          <w:rFonts w:ascii="Times New Roman" w:hAnsi="Times New Roman" w:cs="Times New Roman"/>
        </w:rPr>
        <w:t xml:space="preserve"> </w:t>
      </w:r>
      <w:proofErr w:type="spellStart"/>
      <w:r w:rsidRPr="008D00F6">
        <w:rPr>
          <w:rFonts w:ascii="Times New Roman" w:hAnsi="Times New Roman" w:cs="Times New Roman"/>
          <w:b/>
          <w:bCs/>
        </w:rPr>
        <w:t>Magdi</w:t>
      </w:r>
      <w:proofErr w:type="spellEnd"/>
      <w:r w:rsidRPr="008D00F6">
        <w:rPr>
          <w:rFonts w:ascii="Times New Roman" w:hAnsi="Times New Roman" w:cs="Times New Roman"/>
          <w:b/>
          <w:bCs/>
        </w:rPr>
        <w:t xml:space="preserve"> Ali Ahmed </w:t>
      </w:r>
      <w:proofErr w:type="spellStart"/>
      <w:proofErr w:type="gramStart"/>
      <w:r w:rsidRPr="008D00F6">
        <w:rPr>
          <w:rFonts w:ascii="Times New Roman" w:hAnsi="Times New Roman" w:cs="Times New Roman"/>
          <w:b/>
          <w:bCs/>
        </w:rPr>
        <w:t>Mousa</w:t>
      </w:r>
      <w:proofErr w:type="spellEnd"/>
      <w:r>
        <w:rPr>
          <w:rFonts w:ascii="Times New Roman" w:hAnsi="Times New Roman" w:cs="Times New Roman"/>
        </w:rPr>
        <w:t xml:space="preserve"> ,</w:t>
      </w:r>
      <w:proofErr w:type="gramEnd"/>
      <w:r>
        <w:rPr>
          <w:rFonts w:ascii="Times New Roman" w:hAnsi="Times New Roman" w:cs="Times New Roman"/>
        </w:rPr>
        <w:t xml:space="preserve"> </w:t>
      </w:r>
      <w:r w:rsidRPr="00166A9C">
        <w:rPr>
          <w:rFonts w:ascii="Times New Roman" w:hAnsi="Times New Roman" w:cs="Times New Roman"/>
          <w:sz w:val="21"/>
          <w:szCs w:val="21"/>
          <w:vertAlign w:val="superscript"/>
        </w:rPr>
        <w:t>1</w:t>
      </w:r>
      <w:r w:rsidRPr="00166A9C">
        <w:rPr>
          <w:rFonts w:ascii="Times New Roman" w:hAnsi="Times New Roman" w:cs="Times New Roman"/>
          <w:sz w:val="21"/>
          <w:szCs w:val="21"/>
        </w:rPr>
        <w:t>Department of Arid Land Agriculture, Faculty of Meteorology, Environment and Arid Land Agriculture,</w:t>
      </w:r>
      <w:r w:rsidRPr="00575A46">
        <w:rPr>
          <w:rFonts w:ascii="Times New Roman" w:hAnsi="Times New Roman" w:cs="Times New Roman"/>
          <w:i/>
          <w:iCs/>
          <w:sz w:val="21"/>
          <w:szCs w:val="21"/>
        </w:rPr>
        <w:t xml:space="preserve"> </w:t>
      </w:r>
      <w:r w:rsidR="008D00F6" w:rsidRPr="00166A9C">
        <w:rPr>
          <w:rFonts w:ascii="Times New Roman" w:hAnsi="Times New Roman" w:cs="Times New Roman"/>
          <w:sz w:val="21"/>
          <w:szCs w:val="21"/>
        </w:rPr>
        <w:t xml:space="preserve">King </w:t>
      </w:r>
      <w:proofErr w:type="spellStart"/>
      <w:r w:rsidR="008D00F6" w:rsidRPr="00166A9C">
        <w:rPr>
          <w:rFonts w:ascii="Times New Roman" w:hAnsi="Times New Roman" w:cs="Times New Roman"/>
          <w:sz w:val="21"/>
          <w:szCs w:val="21"/>
        </w:rPr>
        <w:t>Abdulaziz</w:t>
      </w:r>
      <w:proofErr w:type="spellEnd"/>
      <w:r w:rsidR="008D00F6" w:rsidRPr="00166A9C">
        <w:rPr>
          <w:rFonts w:ascii="Times New Roman" w:hAnsi="Times New Roman" w:cs="Times New Roman"/>
          <w:sz w:val="21"/>
          <w:szCs w:val="21"/>
        </w:rPr>
        <w:t xml:space="preserve"> University, Jeddah, Saudi Arabia</w:t>
      </w:r>
      <w:r w:rsidR="008D00F6">
        <w:rPr>
          <w:rFonts w:ascii="Times New Roman" w:hAnsi="Times New Roman" w:cs="Times New Roman"/>
          <w:sz w:val="21"/>
          <w:szCs w:val="21"/>
        </w:rPr>
        <w:t xml:space="preserve">. </w:t>
      </w:r>
      <w:r w:rsidR="005E34B6" w:rsidRPr="008D00F6">
        <w:rPr>
          <w:rFonts w:ascii="Times New Roman" w:hAnsi="Times New Roman" w:cs="Times New Roman"/>
          <w:vertAlign w:val="superscript"/>
        </w:rPr>
        <w:t>2</w:t>
      </w:r>
      <w:r w:rsidR="005E34B6" w:rsidRPr="008D00F6">
        <w:rPr>
          <w:rFonts w:ascii="Times New Roman" w:hAnsi="Times New Roman" w:cs="Times New Roman"/>
        </w:rPr>
        <w:t xml:space="preserve"> Department of horticulture, Faculty of Agriculture, </w:t>
      </w:r>
      <w:proofErr w:type="spellStart"/>
      <w:r w:rsidR="005E34B6" w:rsidRPr="008D00F6">
        <w:rPr>
          <w:rFonts w:ascii="Times New Roman" w:hAnsi="Times New Roman" w:cs="Times New Roman"/>
        </w:rPr>
        <w:t>Assiut</w:t>
      </w:r>
      <w:proofErr w:type="spellEnd"/>
      <w:r w:rsidR="005E34B6" w:rsidRPr="008D00F6">
        <w:rPr>
          <w:rFonts w:ascii="Times New Roman" w:hAnsi="Times New Roman" w:cs="Times New Roman"/>
        </w:rPr>
        <w:t xml:space="preserve"> University, 71526</w:t>
      </w:r>
      <w:r w:rsidR="005D113B" w:rsidRPr="008D00F6">
        <w:rPr>
          <w:rFonts w:ascii="Times New Roman" w:hAnsi="Times New Roman" w:cs="Times New Roman"/>
        </w:rPr>
        <w:t xml:space="preserve"> </w:t>
      </w:r>
      <w:proofErr w:type="spellStart"/>
      <w:r w:rsidR="005E34B6" w:rsidRPr="008D00F6">
        <w:rPr>
          <w:rFonts w:ascii="Times New Roman" w:hAnsi="Times New Roman" w:cs="Times New Roman"/>
        </w:rPr>
        <w:t>Assiut</w:t>
      </w:r>
      <w:proofErr w:type="spellEnd"/>
      <w:r w:rsidR="005E34B6" w:rsidRPr="008D00F6">
        <w:rPr>
          <w:rFonts w:ascii="Times New Roman" w:hAnsi="Times New Roman" w:cs="Times New Roman"/>
        </w:rPr>
        <w:t>, Egypt</w:t>
      </w:r>
    </w:p>
    <w:p w:rsidR="008D00F6" w:rsidRDefault="008D00F6" w:rsidP="008D00F6">
      <w:pPr>
        <w:autoSpaceDE w:val="0"/>
        <w:autoSpaceDN w:val="0"/>
        <w:bidi w:val="0"/>
        <w:adjustRightInd w:val="0"/>
        <w:spacing w:after="0" w:line="480" w:lineRule="auto"/>
        <w:ind w:left="990"/>
        <w:jc w:val="both"/>
        <w:rPr>
          <w:rFonts w:ascii="Times New Roman" w:hAnsi="Times New Roman" w:cs="Times New Roman"/>
        </w:rPr>
      </w:pPr>
      <w:r w:rsidRPr="008D00F6">
        <w:rPr>
          <w:rFonts w:ascii="Times New Roman" w:hAnsi="Times New Roman" w:cs="Times New Roman"/>
          <w:b/>
          <w:bCs/>
          <w:i/>
          <w:iCs/>
        </w:rPr>
        <w:t>E-mail</w:t>
      </w:r>
      <w:r w:rsidRPr="008D00F6">
        <w:rPr>
          <w:rFonts w:ascii="Times New Roman" w:hAnsi="Times New Roman" w:cs="Times New Roman"/>
          <w:i/>
          <w:iCs/>
        </w:rPr>
        <w:t xml:space="preserve">: </w:t>
      </w:r>
      <w:hyperlink r:id="rId8" w:history="1">
        <w:r w:rsidRPr="008D00F6">
          <w:rPr>
            <w:rStyle w:val="Hyperlink"/>
            <w:rFonts w:ascii="Times New Roman" w:hAnsi="Times New Roman" w:cs="Times New Roman"/>
            <w:i/>
            <w:iCs/>
          </w:rPr>
          <w:t>m_a_ahmed@yahoo.com</w:t>
        </w:r>
      </w:hyperlink>
      <w:r>
        <w:rPr>
          <w:rFonts w:ascii="Times New Roman" w:hAnsi="Times New Roman" w:cs="Times New Roman"/>
        </w:rPr>
        <w:t xml:space="preserve">; </w:t>
      </w:r>
      <w:r w:rsidRPr="008D00F6">
        <w:rPr>
          <w:rFonts w:ascii="Times New Roman" w:hAnsi="Times New Roman" w:cs="Times New Roman"/>
          <w:b/>
          <w:bCs/>
        </w:rPr>
        <w:t>Tel.</w:t>
      </w:r>
      <w:r>
        <w:rPr>
          <w:rFonts w:ascii="Times New Roman" w:hAnsi="Times New Roman" w:cs="Times New Roman"/>
        </w:rPr>
        <w:t xml:space="preserve"> 00966544149300</w:t>
      </w:r>
    </w:p>
    <w:p w:rsidR="008D00F6" w:rsidRDefault="008D00F6" w:rsidP="008D00F6">
      <w:pPr>
        <w:autoSpaceDE w:val="0"/>
        <w:autoSpaceDN w:val="0"/>
        <w:bidi w:val="0"/>
        <w:adjustRightInd w:val="0"/>
        <w:spacing w:after="0" w:line="480" w:lineRule="auto"/>
        <w:ind w:left="990"/>
        <w:jc w:val="both"/>
        <w:rPr>
          <w:rFonts w:ascii="Times New Roman" w:hAnsi="Times New Roman" w:cs="Times New Roman"/>
          <w:sz w:val="21"/>
          <w:szCs w:val="21"/>
        </w:rPr>
      </w:pPr>
      <w:r>
        <w:rPr>
          <w:rFonts w:ascii="Times New Roman" w:hAnsi="Times New Roman" w:cs="Times New Roman"/>
          <w:b/>
          <w:bCs/>
        </w:rPr>
        <w:t xml:space="preserve">Ahmed </w:t>
      </w:r>
      <w:proofErr w:type="spellStart"/>
      <w:r>
        <w:rPr>
          <w:rFonts w:ascii="Times New Roman" w:hAnsi="Times New Roman" w:cs="Times New Roman"/>
          <w:b/>
          <w:bCs/>
        </w:rPr>
        <w:t>Abduallah</w:t>
      </w:r>
      <w:proofErr w:type="spellEnd"/>
      <w:r>
        <w:rPr>
          <w:rFonts w:ascii="Times New Roman" w:hAnsi="Times New Roman" w:cs="Times New Roman"/>
          <w:b/>
          <w:bCs/>
        </w:rPr>
        <w:t xml:space="preserve"> Said </w:t>
      </w:r>
      <w:proofErr w:type="spellStart"/>
      <w:r>
        <w:rPr>
          <w:rFonts w:ascii="Times New Roman" w:hAnsi="Times New Roman" w:cs="Times New Roman"/>
          <w:b/>
          <w:bCs/>
        </w:rPr>
        <w:t>bakhashwain</w:t>
      </w:r>
      <w:proofErr w:type="spellEnd"/>
      <w:r>
        <w:rPr>
          <w:rFonts w:ascii="Times New Roman" w:hAnsi="Times New Roman" w:cs="Times New Roman"/>
          <w:b/>
          <w:bCs/>
        </w:rPr>
        <w:t xml:space="preserve">, </w:t>
      </w:r>
      <w:r w:rsidRPr="00166A9C">
        <w:rPr>
          <w:rFonts w:ascii="Times New Roman" w:hAnsi="Times New Roman" w:cs="Times New Roman"/>
          <w:sz w:val="21"/>
          <w:szCs w:val="21"/>
          <w:vertAlign w:val="superscript"/>
        </w:rPr>
        <w:t>1</w:t>
      </w:r>
      <w:r w:rsidRPr="00166A9C">
        <w:rPr>
          <w:rFonts w:ascii="Times New Roman" w:hAnsi="Times New Roman" w:cs="Times New Roman"/>
          <w:sz w:val="21"/>
          <w:szCs w:val="21"/>
        </w:rPr>
        <w:t>Department of Arid Land Agriculture, Faculty of Meteorology, Environment and Arid Land Agriculture,</w:t>
      </w:r>
      <w:r w:rsidRPr="00575A46">
        <w:rPr>
          <w:rFonts w:ascii="Times New Roman" w:hAnsi="Times New Roman" w:cs="Times New Roman"/>
          <w:i/>
          <w:iCs/>
          <w:sz w:val="21"/>
          <w:szCs w:val="21"/>
        </w:rPr>
        <w:t xml:space="preserve"> </w:t>
      </w:r>
      <w:r w:rsidRPr="00166A9C">
        <w:rPr>
          <w:rFonts w:ascii="Times New Roman" w:hAnsi="Times New Roman" w:cs="Times New Roman"/>
          <w:sz w:val="21"/>
          <w:szCs w:val="21"/>
        </w:rPr>
        <w:t xml:space="preserve">King </w:t>
      </w:r>
      <w:proofErr w:type="spellStart"/>
      <w:r w:rsidRPr="00166A9C">
        <w:rPr>
          <w:rFonts w:ascii="Times New Roman" w:hAnsi="Times New Roman" w:cs="Times New Roman"/>
          <w:sz w:val="21"/>
          <w:szCs w:val="21"/>
        </w:rPr>
        <w:t>Abdulaziz</w:t>
      </w:r>
      <w:proofErr w:type="spellEnd"/>
      <w:r w:rsidRPr="00166A9C">
        <w:rPr>
          <w:rFonts w:ascii="Times New Roman" w:hAnsi="Times New Roman" w:cs="Times New Roman"/>
          <w:sz w:val="21"/>
          <w:szCs w:val="21"/>
        </w:rPr>
        <w:t xml:space="preserve"> University, Jeddah, Saudi Arabia</w:t>
      </w:r>
      <w:r>
        <w:rPr>
          <w:rFonts w:ascii="Times New Roman" w:hAnsi="Times New Roman" w:cs="Times New Roman"/>
          <w:sz w:val="21"/>
          <w:szCs w:val="21"/>
        </w:rPr>
        <w:t>.</w:t>
      </w:r>
    </w:p>
    <w:p w:rsidR="008D00F6" w:rsidRDefault="008D00F6" w:rsidP="008D00F6">
      <w:pPr>
        <w:autoSpaceDE w:val="0"/>
        <w:autoSpaceDN w:val="0"/>
        <w:bidi w:val="0"/>
        <w:adjustRightInd w:val="0"/>
        <w:spacing w:after="0" w:line="480" w:lineRule="auto"/>
        <w:ind w:left="990"/>
        <w:jc w:val="both"/>
        <w:rPr>
          <w:rFonts w:ascii="Times New Roman" w:hAnsi="Times New Roman" w:cs="Times New Roman"/>
        </w:rPr>
      </w:pPr>
      <w:r w:rsidRPr="008D00F6">
        <w:rPr>
          <w:rFonts w:ascii="Times New Roman" w:hAnsi="Times New Roman" w:cs="Times New Roman"/>
          <w:b/>
          <w:bCs/>
          <w:i/>
          <w:iCs/>
        </w:rPr>
        <w:t>E-mail</w:t>
      </w:r>
      <w:r w:rsidRPr="008D00F6">
        <w:rPr>
          <w:rFonts w:ascii="Times New Roman" w:hAnsi="Times New Roman" w:cs="Times New Roman"/>
          <w:i/>
          <w:iCs/>
        </w:rPr>
        <w:t xml:space="preserve">: </w:t>
      </w:r>
      <w:hyperlink r:id="rId9" w:history="1">
        <w:r w:rsidRPr="00E16CD4">
          <w:rPr>
            <w:rStyle w:val="Hyperlink"/>
            <w:rFonts w:ascii="Times New Roman" w:hAnsi="Times New Roman" w:cs="Times New Roman"/>
            <w:i/>
            <w:iCs/>
          </w:rPr>
          <w:t>aabakhashwain@kau.edu.sa</w:t>
        </w:r>
      </w:hyperlink>
      <w:r>
        <w:rPr>
          <w:rFonts w:ascii="Times New Roman" w:hAnsi="Times New Roman" w:cs="Times New Roman"/>
        </w:rPr>
        <w:t xml:space="preserve">; </w:t>
      </w:r>
      <w:r w:rsidRPr="008D00F6">
        <w:rPr>
          <w:rFonts w:ascii="Times New Roman" w:hAnsi="Times New Roman" w:cs="Times New Roman"/>
          <w:b/>
          <w:bCs/>
        </w:rPr>
        <w:t>Tel.</w:t>
      </w:r>
      <w:r>
        <w:rPr>
          <w:rFonts w:ascii="Times New Roman" w:hAnsi="Times New Roman" w:cs="Times New Roman"/>
        </w:rPr>
        <w:t xml:space="preserve"> 00966544149300</w:t>
      </w:r>
    </w:p>
    <w:p w:rsidR="008D00F6" w:rsidRDefault="005E34B6" w:rsidP="008D00F6">
      <w:pPr>
        <w:autoSpaceDE w:val="0"/>
        <w:autoSpaceDN w:val="0"/>
        <w:bidi w:val="0"/>
        <w:adjustRightInd w:val="0"/>
        <w:spacing w:after="0" w:line="480" w:lineRule="auto"/>
        <w:ind w:left="990"/>
        <w:jc w:val="both"/>
      </w:pPr>
      <w:r w:rsidRPr="00575A46">
        <w:rPr>
          <w:rFonts w:ascii="Times New Roman" w:hAnsi="Times New Roman" w:cs="Times New Roman"/>
          <w:i/>
          <w:iCs/>
          <w:sz w:val="21"/>
          <w:szCs w:val="21"/>
        </w:rPr>
        <w:t>*</w:t>
      </w:r>
      <w:r w:rsidRPr="00575A46">
        <w:rPr>
          <w:rFonts w:ascii="Times New Roman" w:hAnsi="Times New Roman" w:cs="Times New Roman"/>
          <w:b/>
          <w:bCs/>
          <w:i/>
          <w:iCs/>
          <w:sz w:val="21"/>
          <w:szCs w:val="21"/>
        </w:rPr>
        <w:t>Correspondence Address</w:t>
      </w:r>
      <w:r w:rsidRPr="00575A46">
        <w:rPr>
          <w:rFonts w:ascii="Times New Roman" w:hAnsi="Times New Roman" w:cs="Times New Roman"/>
          <w:i/>
          <w:iCs/>
          <w:sz w:val="21"/>
          <w:szCs w:val="21"/>
        </w:rPr>
        <w:t xml:space="preserve">: E-mail: </w:t>
      </w:r>
      <w:hyperlink r:id="rId10" w:history="1">
        <w:r w:rsidRPr="00575A46">
          <w:rPr>
            <w:i/>
            <w:iCs/>
            <w:sz w:val="21"/>
            <w:szCs w:val="21"/>
          </w:rPr>
          <w:t>m_a_ahmed@yahoo.com</w:t>
        </w:r>
      </w:hyperlink>
    </w:p>
    <w:p w:rsidR="008D00F6" w:rsidRDefault="008D00F6" w:rsidP="008D00F6">
      <w:pPr>
        <w:bidi w:val="0"/>
        <w:spacing w:after="0" w:line="480" w:lineRule="auto"/>
      </w:pPr>
    </w:p>
    <w:p w:rsidR="00205849" w:rsidRPr="00575A46" w:rsidRDefault="00AF6D76" w:rsidP="008D00F6">
      <w:pPr>
        <w:autoSpaceDE w:val="0"/>
        <w:autoSpaceDN w:val="0"/>
        <w:bidi w:val="0"/>
        <w:adjustRightInd w:val="0"/>
        <w:spacing w:after="0" w:line="480" w:lineRule="auto"/>
        <w:ind w:left="90"/>
        <w:jc w:val="both"/>
        <w:rPr>
          <w:rFonts w:ascii="Times New Roman" w:hAnsi="Times New Roman" w:cs="Times New Roman"/>
        </w:rPr>
      </w:pPr>
      <w:r w:rsidRPr="00F774F5">
        <w:rPr>
          <w:rFonts w:ascii="Times New Roman" w:hAnsi="Times New Roman" w:cs="Times New Roman"/>
          <w:b/>
          <w:bCs/>
          <w:sz w:val="24"/>
          <w:szCs w:val="24"/>
        </w:rPr>
        <w:t>Abstract</w:t>
      </w:r>
      <w:r w:rsidRPr="00F774F5">
        <w:rPr>
          <w:rFonts w:ascii="Times New Roman" w:hAnsi="Times New Roman" w:cs="Times New Roman"/>
          <w:sz w:val="24"/>
          <w:szCs w:val="24"/>
        </w:rPr>
        <w:t xml:space="preserve">: </w:t>
      </w:r>
      <w:r w:rsidR="00E43983">
        <w:rPr>
          <w:rFonts w:ascii="Times New Roman" w:hAnsi="Times New Roman" w:cs="Times New Roman"/>
          <w:sz w:val="24"/>
          <w:szCs w:val="24"/>
        </w:rPr>
        <w:t>T</w:t>
      </w:r>
      <w:r w:rsidRPr="00575A46">
        <w:rPr>
          <w:rFonts w:ascii="Times New Roman" w:hAnsi="Times New Roman" w:cs="Times New Roman"/>
        </w:rPr>
        <w:t>he</w:t>
      </w:r>
      <w:r w:rsidR="00483863" w:rsidRPr="00575A46">
        <w:rPr>
          <w:rFonts w:ascii="Times New Roman" w:hAnsi="Times New Roman" w:cs="Times New Roman"/>
        </w:rPr>
        <w:t xml:space="preserve"> </w:t>
      </w:r>
      <w:r w:rsidR="006B5F42">
        <w:rPr>
          <w:rFonts w:ascii="Times New Roman" w:hAnsi="Times New Roman" w:cs="Times New Roman"/>
        </w:rPr>
        <w:t xml:space="preserve">genotypic and </w:t>
      </w:r>
      <w:r w:rsidR="006B5F42" w:rsidRPr="00575A46">
        <w:rPr>
          <w:rFonts w:ascii="Times New Roman" w:hAnsi="Times New Roman" w:cs="Times New Roman"/>
        </w:rPr>
        <w:t>BAP</w:t>
      </w:r>
      <w:r w:rsidR="00E43983">
        <w:rPr>
          <w:rFonts w:ascii="Times New Roman" w:hAnsi="Times New Roman" w:cs="Times New Roman"/>
        </w:rPr>
        <w:t xml:space="preserve"> and kin</w:t>
      </w:r>
      <w:r w:rsidR="00145E41">
        <w:rPr>
          <w:rFonts w:ascii="Times New Roman" w:hAnsi="Times New Roman" w:cs="Times New Roman"/>
        </w:rPr>
        <w:t xml:space="preserve"> </w:t>
      </w:r>
      <w:r w:rsidR="006B5F42">
        <w:rPr>
          <w:rFonts w:ascii="Times New Roman" w:hAnsi="Times New Roman" w:cs="Times New Roman"/>
        </w:rPr>
        <w:t>in</w:t>
      </w:r>
      <w:r w:rsidR="00E43983">
        <w:rPr>
          <w:rFonts w:ascii="Times New Roman" w:hAnsi="Times New Roman" w:cs="Times New Roman"/>
        </w:rPr>
        <w:t xml:space="preserve"> combination with NAA, IAA and 2,4- D  </w:t>
      </w:r>
      <w:r w:rsidR="006B5F42">
        <w:rPr>
          <w:rFonts w:ascii="Times New Roman" w:hAnsi="Times New Roman" w:cs="Times New Roman"/>
        </w:rPr>
        <w:t xml:space="preserve">effects </w:t>
      </w:r>
      <w:r w:rsidR="00145E41">
        <w:rPr>
          <w:rFonts w:ascii="Times New Roman" w:hAnsi="Times New Roman" w:cs="Times New Roman"/>
        </w:rPr>
        <w:t xml:space="preserve">on </w:t>
      </w:r>
      <w:r w:rsidR="00881CC4" w:rsidRPr="00575A46">
        <w:rPr>
          <w:rFonts w:ascii="Times New Roman" w:hAnsi="Times New Roman" w:cs="Times New Roman"/>
          <w:i/>
          <w:iCs/>
        </w:rPr>
        <w:t>in vitro</w:t>
      </w:r>
      <w:r w:rsidR="00881CC4" w:rsidRPr="00575A46">
        <w:rPr>
          <w:rFonts w:ascii="Times New Roman" w:hAnsi="Times New Roman" w:cs="Times New Roman"/>
        </w:rPr>
        <w:t xml:space="preserve"> nodal segments of</w:t>
      </w:r>
      <w:r w:rsidR="00E43983">
        <w:rPr>
          <w:rFonts w:ascii="Times New Roman" w:hAnsi="Times New Roman" w:cs="Times New Roman"/>
        </w:rPr>
        <w:t xml:space="preserve"> </w:t>
      </w:r>
      <w:r w:rsidR="00881CC4" w:rsidRPr="00575A46">
        <w:rPr>
          <w:rFonts w:ascii="Times New Roman" w:hAnsi="Times New Roman" w:cs="Times New Roman"/>
        </w:rPr>
        <w:t xml:space="preserve">jojoba were </w:t>
      </w:r>
      <w:r w:rsidR="00483863" w:rsidRPr="00575A46">
        <w:rPr>
          <w:rFonts w:ascii="Times New Roman" w:hAnsi="Times New Roman" w:cs="Times New Roman"/>
        </w:rPr>
        <w:t xml:space="preserve">investigated.  The </w:t>
      </w:r>
      <w:r w:rsidR="00205849" w:rsidRPr="00575A46">
        <w:rPr>
          <w:rFonts w:ascii="Times New Roman" w:hAnsi="Times New Roman" w:cs="Times New Roman"/>
        </w:rPr>
        <w:t>1.</w:t>
      </w:r>
      <w:r w:rsidR="00483863" w:rsidRPr="00575A46">
        <w:rPr>
          <w:rFonts w:ascii="Times New Roman" w:hAnsi="Times New Roman" w:cs="Times New Roman"/>
        </w:rPr>
        <w:t>0</w:t>
      </w:r>
      <w:r w:rsidR="00205849" w:rsidRPr="00575A46">
        <w:rPr>
          <w:rFonts w:ascii="Times New Roman" w:hAnsi="Times New Roman" w:cs="Times New Roman"/>
        </w:rPr>
        <w:t xml:space="preserve"> - </w:t>
      </w:r>
      <w:r w:rsidR="00483863" w:rsidRPr="00575A46">
        <w:rPr>
          <w:rFonts w:ascii="Times New Roman" w:hAnsi="Times New Roman" w:cs="Times New Roman"/>
        </w:rPr>
        <w:t>2</w:t>
      </w:r>
      <w:r w:rsidR="00205849" w:rsidRPr="00575A46">
        <w:rPr>
          <w:rFonts w:ascii="Times New Roman" w:hAnsi="Times New Roman" w:cs="Times New Roman"/>
        </w:rPr>
        <w:t xml:space="preserve">.0 cm </w:t>
      </w:r>
      <w:r w:rsidR="00483863" w:rsidRPr="00575A46">
        <w:rPr>
          <w:rFonts w:ascii="Times New Roman" w:hAnsi="Times New Roman" w:cs="Times New Roman"/>
        </w:rPr>
        <w:t>nodal segments</w:t>
      </w:r>
      <w:r w:rsidR="00205849" w:rsidRPr="00575A46">
        <w:rPr>
          <w:rFonts w:ascii="Times New Roman" w:hAnsi="Times New Roman" w:cs="Times New Roman"/>
        </w:rPr>
        <w:t xml:space="preserve"> </w:t>
      </w:r>
      <w:r w:rsidR="00504F6B" w:rsidRPr="00575A46">
        <w:rPr>
          <w:rFonts w:ascii="Times New Roman" w:hAnsi="Times New Roman" w:cs="Times New Roman"/>
        </w:rPr>
        <w:t>were prepared from the newly established lateral branches on the</w:t>
      </w:r>
      <w:r w:rsidR="00886081" w:rsidRPr="00575A46">
        <w:rPr>
          <w:rFonts w:ascii="Times New Roman" w:hAnsi="Times New Roman" w:cs="Times New Roman"/>
        </w:rPr>
        <w:t xml:space="preserve"> </w:t>
      </w:r>
      <w:r w:rsidR="00D616A6" w:rsidRPr="00575A46">
        <w:rPr>
          <w:rFonts w:ascii="Times New Roman" w:hAnsi="Times New Roman" w:cs="Times New Roman"/>
        </w:rPr>
        <w:t>5</w:t>
      </w:r>
      <w:r w:rsidR="00886081" w:rsidRPr="00575A46">
        <w:rPr>
          <w:rFonts w:ascii="Times New Roman" w:hAnsi="Times New Roman" w:cs="Times New Roman"/>
        </w:rPr>
        <w:t xml:space="preserve"> years old jojoba </w:t>
      </w:r>
      <w:r w:rsidR="00E43983">
        <w:rPr>
          <w:rFonts w:ascii="Times New Roman" w:hAnsi="Times New Roman" w:cs="Times New Roman"/>
        </w:rPr>
        <w:t>plants.</w:t>
      </w:r>
      <w:r w:rsidR="00504F6B" w:rsidRPr="00575A46">
        <w:rPr>
          <w:rFonts w:ascii="Times New Roman" w:hAnsi="Times New Roman" w:cs="Times New Roman"/>
        </w:rPr>
        <w:t xml:space="preserve"> </w:t>
      </w:r>
      <w:r w:rsidR="00E43983">
        <w:rPr>
          <w:rFonts w:ascii="Times New Roman" w:hAnsi="Times New Roman" w:cs="Times New Roman"/>
        </w:rPr>
        <w:t>S</w:t>
      </w:r>
      <w:r w:rsidR="00E43983" w:rsidRPr="00575A46">
        <w:rPr>
          <w:rFonts w:ascii="Times New Roman" w:hAnsi="Times New Roman" w:cs="Times New Roman"/>
        </w:rPr>
        <w:t xml:space="preserve">hoot initiation </w:t>
      </w:r>
      <w:r w:rsidR="00E43983">
        <w:rPr>
          <w:rFonts w:ascii="Times New Roman" w:hAnsi="Times New Roman" w:cs="Times New Roman"/>
        </w:rPr>
        <w:t>and elongation was obtained using t</w:t>
      </w:r>
      <w:r w:rsidR="00881CC4" w:rsidRPr="00575A46">
        <w:rPr>
          <w:rFonts w:ascii="Times New Roman" w:hAnsi="Times New Roman" w:cs="Times New Roman"/>
        </w:rPr>
        <w:t>he</w:t>
      </w:r>
      <w:r w:rsidR="00205849" w:rsidRPr="00575A46">
        <w:rPr>
          <w:rFonts w:ascii="Times New Roman" w:hAnsi="Times New Roman" w:cs="Times New Roman"/>
        </w:rPr>
        <w:t xml:space="preserve"> MS</w:t>
      </w:r>
      <w:r w:rsidR="00881CC4" w:rsidRPr="00575A46">
        <w:rPr>
          <w:rFonts w:ascii="Times New Roman" w:hAnsi="Times New Roman" w:cs="Times New Roman"/>
        </w:rPr>
        <w:t xml:space="preserve"> Basel medium supplemented with 0.5g</w:t>
      </w:r>
      <w:r w:rsidR="00E43983">
        <w:rPr>
          <w:rFonts w:ascii="Times New Roman" w:hAnsi="Times New Roman" w:cs="Times New Roman"/>
        </w:rPr>
        <w:t>/l</w:t>
      </w:r>
      <w:r w:rsidR="00E43983" w:rsidRPr="00E43983">
        <w:rPr>
          <w:rFonts w:ascii="Times New Roman" w:hAnsi="Times New Roman" w:cs="Times New Roman"/>
          <w:vertAlign w:val="superscript"/>
        </w:rPr>
        <w:t>-1</w:t>
      </w:r>
      <w:r w:rsidR="00881CC4" w:rsidRPr="00575A46">
        <w:rPr>
          <w:rFonts w:ascii="Times New Roman" w:hAnsi="Times New Roman" w:cs="Times New Roman"/>
        </w:rPr>
        <w:t xml:space="preserve"> </w:t>
      </w:r>
      <w:r w:rsidR="00E43983">
        <w:rPr>
          <w:rFonts w:ascii="Times New Roman" w:hAnsi="Times New Roman" w:cs="Times New Roman"/>
        </w:rPr>
        <w:t>a</w:t>
      </w:r>
      <w:r w:rsidR="00881CC4" w:rsidRPr="00575A46">
        <w:rPr>
          <w:rFonts w:ascii="Times New Roman" w:hAnsi="Times New Roman" w:cs="Times New Roman"/>
        </w:rPr>
        <w:t xml:space="preserve">ctivated </w:t>
      </w:r>
      <w:r w:rsidR="006B5F42">
        <w:rPr>
          <w:rFonts w:ascii="Times New Roman" w:hAnsi="Times New Roman" w:cs="Times New Roman"/>
        </w:rPr>
        <w:t>c</w:t>
      </w:r>
      <w:r w:rsidR="006B5F42" w:rsidRPr="00575A46">
        <w:rPr>
          <w:rFonts w:ascii="Times New Roman" w:hAnsi="Times New Roman" w:cs="Times New Roman"/>
        </w:rPr>
        <w:t>harcoal.</w:t>
      </w:r>
      <w:r w:rsidR="006B5F42">
        <w:rPr>
          <w:rFonts w:ascii="Times New Roman" w:hAnsi="Times New Roman" w:cs="Times New Roman"/>
        </w:rPr>
        <w:t xml:space="preserve"> </w:t>
      </w:r>
      <w:r w:rsidR="0085164F" w:rsidRPr="0085164F">
        <w:rPr>
          <w:rFonts w:ascii="Times New Roman" w:hAnsi="Times New Roman" w:cs="Times New Roman"/>
        </w:rPr>
        <w:t>The genotype "</w:t>
      </w:r>
      <w:proofErr w:type="spellStart"/>
      <w:r w:rsidR="0085164F" w:rsidRPr="0085164F">
        <w:rPr>
          <w:rFonts w:ascii="Times New Roman" w:hAnsi="Times New Roman" w:cs="Times New Roman"/>
        </w:rPr>
        <w:t>Hada</w:t>
      </w:r>
      <w:proofErr w:type="spellEnd"/>
      <w:r w:rsidR="0085164F" w:rsidRPr="0085164F">
        <w:rPr>
          <w:rFonts w:ascii="Times New Roman" w:hAnsi="Times New Roman" w:cs="Times New Roman"/>
        </w:rPr>
        <w:t xml:space="preserve"> Al-Sham" produced the highest no. of regenerated shoots, no. of nodes/shoot, length of primary shoots and no. of shoots/explants. Jojoba genotypes 'Medina’ and ‘</w:t>
      </w:r>
      <w:proofErr w:type="spellStart"/>
      <w:r w:rsidR="0085164F" w:rsidRPr="0085164F">
        <w:rPr>
          <w:rFonts w:ascii="Times New Roman" w:hAnsi="Times New Roman" w:cs="Times New Roman"/>
        </w:rPr>
        <w:t>Hael</w:t>
      </w:r>
      <w:proofErr w:type="spellEnd"/>
      <w:r w:rsidR="0085164F" w:rsidRPr="0085164F">
        <w:rPr>
          <w:rFonts w:ascii="Times New Roman" w:hAnsi="Times New Roman" w:cs="Times New Roman"/>
        </w:rPr>
        <w:t xml:space="preserve"> B’ recorded the </w:t>
      </w:r>
      <w:r w:rsidR="006B5F42">
        <w:rPr>
          <w:rFonts w:ascii="Times New Roman" w:hAnsi="Times New Roman" w:cs="Times New Roman"/>
        </w:rPr>
        <w:t xml:space="preserve">least </w:t>
      </w:r>
      <w:r w:rsidR="0085164F" w:rsidRPr="0085164F">
        <w:rPr>
          <w:rFonts w:ascii="Times New Roman" w:hAnsi="Times New Roman" w:cs="Times New Roman"/>
        </w:rPr>
        <w:t>values of shoot formation and regeneration at all tested growth regulator combination</w:t>
      </w:r>
      <w:r w:rsidR="0085164F">
        <w:rPr>
          <w:rFonts w:ascii="Times New Roman" w:hAnsi="Times New Roman" w:cs="Times New Roman"/>
        </w:rPr>
        <w:t xml:space="preserve">. </w:t>
      </w:r>
      <w:r w:rsidR="00504F6B" w:rsidRPr="00575A46">
        <w:rPr>
          <w:rFonts w:ascii="Times New Roman" w:hAnsi="Times New Roman" w:cs="Times New Roman"/>
        </w:rPr>
        <w:t xml:space="preserve">The </w:t>
      </w:r>
      <w:r w:rsidR="00E43983">
        <w:rPr>
          <w:rFonts w:ascii="Times New Roman" w:hAnsi="Times New Roman" w:cs="Times New Roman"/>
        </w:rPr>
        <w:t>culture</w:t>
      </w:r>
      <w:r w:rsidR="00DC5BED" w:rsidRPr="00575A46">
        <w:rPr>
          <w:rFonts w:ascii="Times New Roman" w:hAnsi="Times New Roman" w:cs="Times New Roman"/>
        </w:rPr>
        <w:t xml:space="preserve"> medium supplemented with </w:t>
      </w:r>
      <w:r w:rsidR="00E73B5A">
        <w:rPr>
          <w:rFonts w:ascii="Times New Roman" w:hAnsi="Times New Roman" w:cs="Times New Roman"/>
        </w:rPr>
        <w:t xml:space="preserve">high BAP and IAA </w:t>
      </w:r>
      <w:r w:rsidR="006B5F42">
        <w:rPr>
          <w:rFonts w:ascii="Times New Roman" w:hAnsi="Times New Roman" w:cs="Times New Roman"/>
        </w:rPr>
        <w:t xml:space="preserve">concentration </w:t>
      </w:r>
      <w:r w:rsidR="006B5F42" w:rsidRPr="00575A46">
        <w:rPr>
          <w:rFonts w:ascii="Times New Roman" w:hAnsi="Times New Roman" w:cs="Times New Roman"/>
        </w:rPr>
        <w:t>enhanced</w:t>
      </w:r>
      <w:r w:rsidR="00247D46" w:rsidRPr="00575A46">
        <w:rPr>
          <w:rFonts w:ascii="Times New Roman" w:hAnsi="Times New Roman" w:cs="Times New Roman"/>
        </w:rPr>
        <w:t xml:space="preserve"> </w:t>
      </w:r>
      <w:r w:rsidR="00E43983">
        <w:rPr>
          <w:rFonts w:ascii="Times New Roman" w:hAnsi="Times New Roman" w:cs="Times New Roman"/>
        </w:rPr>
        <w:t xml:space="preserve">shoot formation </w:t>
      </w:r>
      <w:r w:rsidR="00E73B5A">
        <w:rPr>
          <w:rFonts w:ascii="Times New Roman" w:hAnsi="Times New Roman" w:cs="Times New Roman"/>
        </w:rPr>
        <w:t xml:space="preserve">of the nodal segments of the </w:t>
      </w:r>
      <w:r w:rsidR="006B5F42">
        <w:rPr>
          <w:rFonts w:ascii="Times New Roman" w:hAnsi="Times New Roman" w:cs="Times New Roman"/>
        </w:rPr>
        <w:t xml:space="preserve">four </w:t>
      </w:r>
      <w:r w:rsidR="00E73B5A">
        <w:rPr>
          <w:rFonts w:ascii="Times New Roman" w:hAnsi="Times New Roman" w:cs="Times New Roman"/>
        </w:rPr>
        <w:t>tested</w:t>
      </w:r>
      <w:r w:rsidR="006B5F42">
        <w:rPr>
          <w:rFonts w:ascii="Times New Roman" w:hAnsi="Times New Roman" w:cs="Times New Roman"/>
        </w:rPr>
        <w:t xml:space="preserve"> jojoba</w:t>
      </w:r>
      <w:r w:rsidR="00E73B5A">
        <w:rPr>
          <w:rFonts w:ascii="Times New Roman" w:hAnsi="Times New Roman" w:cs="Times New Roman"/>
        </w:rPr>
        <w:t xml:space="preserve"> genotypes. The maximum length of regenerated shoots</w:t>
      </w:r>
      <w:r w:rsidR="005E0510">
        <w:rPr>
          <w:rFonts w:ascii="Times New Roman" w:hAnsi="Times New Roman" w:cs="Times New Roman"/>
        </w:rPr>
        <w:t xml:space="preserve">, </w:t>
      </w:r>
      <w:r w:rsidR="005E0510" w:rsidRPr="005E0510">
        <w:rPr>
          <w:rFonts w:ascii="Times New Roman" w:hAnsi="Times New Roman" w:cs="Times New Roman"/>
        </w:rPr>
        <w:t>no. of nods/shoot and no. of shoots /explants</w:t>
      </w:r>
      <w:r w:rsidR="00E73B5A">
        <w:rPr>
          <w:rFonts w:ascii="Times New Roman" w:hAnsi="Times New Roman" w:cs="Times New Roman"/>
        </w:rPr>
        <w:t xml:space="preserve"> </w:t>
      </w:r>
      <w:r w:rsidR="005E0510">
        <w:rPr>
          <w:rFonts w:ascii="Times New Roman" w:hAnsi="Times New Roman" w:cs="Times New Roman"/>
        </w:rPr>
        <w:t>were</w:t>
      </w:r>
      <w:r w:rsidR="00E73B5A">
        <w:rPr>
          <w:rFonts w:ascii="Times New Roman" w:hAnsi="Times New Roman" w:cs="Times New Roman"/>
        </w:rPr>
        <w:t xml:space="preserve"> obtained on the culture medium MS + </w:t>
      </w:r>
      <w:r w:rsidR="00B01EB1" w:rsidRPr="00575A46">
        <w:rPr>
          <w:rFonts w:ascii="Times New Roman" w:hAnsi="Times New Roman" w:cs="Times New Roman"/>
        </w:rPr>
        <w:t xml:space="preserve">10 </w:t>
      </w:r>
      <w:proofErr w:type="spellStart"/>
      <w:r w:rsidR="00B01EB1" w:rsidRPr="00575A46">
        <w:rPr>
          <w:rFonts w:ascii="Times New Roman" w:hAnsi="Times New Roman" w:cs="Times New Roman"/>
        </w:rPr>
        <w:t>μM</w:t>
      </w:r>
      <w:proofErr w:type="spellEnd"/>
      <w:r w:rsidR="00B01EB1" w:rsidRPr="00575A46">
        <w:rPr>
          <w:rFonts w:ascii="Times New Roman" w:hAnsi="Times New Roman" w:cs="Times New Roman"/>
        </w:rPr>
        <w:t xml:space="preserve"> </w:t>
      </w:r>
      <w:r w:rsidR="00B01EB1" w:rsidRPr="00575A46">
        <w:rPr>
          <w:rFonts w:ascii="Times New Roman" w:hAnsi="Times New Roman" w:cs="Times New Roman"/>
        </w:rPr>
        <w:lastRenderedPageBreak/>
        <w:t>BA</w:t>
      </w:r>
      <w:r w:rsidR="00B84D1B" w:rsidRPr="00575A46">
        <w:rPr>
          <w:rFonts w:ascii="Times New Roman" w:hAnsi="Times New Roman" w:cs="Times New Roman"/>
        </w:rPr>
        <w:t>P</w:t>
      </w:r>
      <w:r w:rsidR="00B01EB1" w:rsidRPr="00575A46">
        <w:rPr>
          <w:rFonts w:ascii="Times New Roman" w:hAnsi="Times New Roman" w:cs="Times New Roman"/>
        </w:rPr>
        <w:t xml:space="preserve"> + 5 </w:t>
      </w:r>
      <w:proofErr w:type="spellStart"/>
      <w:r w:rsidR="00B01EB1" w:rsidRPr="00575A46">
        <w:rPr>
          <w:rFonts w:ascii="Times New Roman" w:hAnsi="Times New Roman" w:cs="Times New Roman"/>
        </w:rPr>
        <w:t>μM</w:t>
      </w:r>
      <w:proofErr w:type="spellEnd"/>
      <w:r w:rsidR="00B01EB1" w:rsidRPr="00575A46">
        <w:rPr>
          <w:rFonts w:ascii="Times New Roman" w:hAnsi="Times New Roman" w:cs="Times New Roman"/>
        </w:rPr>
        <w:t xml:space="preserve"> IAA</w:t>
      </w:r>
      <w:r w:rsidR="00E73B5A">
        <w:rPr>
          <w:rFonts w:ascii="Times New Roman" w:hAnsi="Times New Roman" w:cs="Times New Roman"/>
        </w:rPr>
        <w:t>.</w:t>
      </w:r>
      <w:r w:rsidR="00E43983">
        <w:rPr>
          <w:rFonts w:ascii="Times New Roman" w:hAnsi="Times New Roman" w:cs="Times New Roman"/>
        </w:rPr>
        <w:t xml:space="preserve"> </w:t>
      </w:r>
      <w:r w:rsidR="00247D46" w:rsidRPr="00575A46">
        <w:rPr>
          <w:rFonts w:ascii="Times New Roman" w:hAnsi="Times New Roman" w:cs="Times New Roman"/>
        </w:rPr>
        <w:t>C</w:t>
      </w:r>
      <w:r w:rsidR="00205849" w:rsidRPr="00575A46">
        <w:rPr>
          <w:rFonts w:ascii="Times New Roman" w:hAnsi="Times New Roman" w:cs="Times New Roman"/>
        </w:rPr>
        <w:t xml:space="preserve">allus </w:t>
      </w:r>
      <w:r w:rsidR="00247D46" w:rsidRPr="00575A46">
        <w:rPr>
          <w:rFonts w:ascii="Times New Roman" w:hAnsi="Times New Roman" w:cs="Times New Roman"/>
        </w:rPr>
        <w:t xml:space="preserve">formation observed </w:t>
      </w:r>
      <w:r w:rsidR="00475829">
        <w:rPr>
          <w:rFonts w:ascii="Times New Roman" w:hAnsi="Times New Roman" w:cs="Times New Roman"/>
        </w:rPr>
        <w:t xml:space="preserve">when the nodal segments were cultured on MS + </w:t>
      </w:r>
      <w:r w:rsidR="00247D46" w:rsidRPr="00575A46">
        <w:rPr>
          <w:rFonts w:ascii="Times New Roman" w:hAnsi="Times New Roman" w:cs="Times New Roman"/>
        </w:rPr>
        <w:t xml:space="preserve">10 </w:t>
      </w:r>
      <w:proofErr w:type="spellStart"/>
      <w:r w:rsidR="00247D46" w:rsidRPr="00575A46">
        <w:rPr>
          <w:rFonts w:ascii="Times New Roman" w:hAnsi="Times New Roman" w:cs="Times New Roman"/>
        </w:rPr>
        <w:t>μM</w:t>
      </w:r>
      <w:proofErr w:type="spellEnd"/>
      <w:r w:rsidR="00247D46" w:rsidRPr="00575A46">
        <w:rPr>
          <w:rFonts w:ascii="Times New Roman" w:hAnsi="Times New Roman" w:cs="Times New Roman"/>
        </w:rPr>
        <w:t xml:space="preserve"> </w:t>
      </w:r>
      <w:r w:rsidR="00E657BA" w:rsidRPr="00575A46">
        <w:rPr>
          <w:rFonts w:ascii="Times New Roman" w:hAnsi="Times New Roman" w:cs="Times New Roman"/>
        </w:rPr>
        <w:t>BA</w:t>
      </w:r>
      <w:r w:rsidR="00B84D1B" w:rsidRPr="00575A46">
        <w:rPr>
          <w:rFonts w:ascii="Times New Roman" w:hAnsi="Times New Roman" w:cs="Times New Roman"/>
        </w:rPr>
        <w:t>P</w:t>
      </w:r>
      <w:r w:rsidR="00E657BA" w:rsidRPr="00575A46">
        <w:rPr>
          <w:rFonts w:ascii="Times New Roman" w:hAnsi="Times New Roman" w:cs="Times New Roman"/>
        </w:rPr>
        <w:t xml:space="preserve"> </w:t>
      </w:r>
      <w:r w:rsidR="00475829">
        <w:rPr>
          <w:rFonts w:ascii="Times New Roman" w:hAnsi="Times New Roman" w:cs="Times New Roman"/>
        </w:rPr>
        <w:t>+</w:t>
      </w:r>
      <w:r w:rsidR="00205849" w:rsidRPr="00575A46">
        <w:rPr>
          <w:rFonts w:ascii="Times New Roman" w:hAnsi="Times New Roman" w:cs="Times New Roman"/>
        </w:rPr>
        <w:t xml:space="preserve"> </w:t>
      </w:r>
      <w:r w:rsidR="00D616A6" w:rsidRPr="00575A46">
        <w:rPr>
          <w:rFonts w:ascii="Times New Roman" w:hAnsi="Times New Roman" w:cs="Times New Roman"/>
        </w:rPr>
        <w:t xml:space="preserve">10 </w:t>
      </w:r>
      <w:proofErr w:type="spellStart"/>
      <w:r w:rsidR="00D616A6" w:rsidRPr="00575A46">
        <w:rPr>
          <w:rFonts w:ascii="Times New Roman" w:hAnsi="Times New Roman" w:cs="Times New Roman"/>
        </w:rPr>
        <w:t>μM</w:t>
      </w:r>
      <w:proofErr w:type="spellEnd"/>
      <w:r w:rsidR="00D616A6" w:rsidRPr="00575A46">
        <w:rPr>
          <w:rFonts w:ascii="Times New Roman" w:hAnsi="Times New Roman" w:cs="Times New Roman"/>
        </w:rPr>
        <w:t xml:space="preserve"> </w:t>
      </w:r>
      <w:r w:rsidR="00205849" w:rsidRPr="00575A46">
        <w:rPr>
          <w:rFonts w:ascii="Times New Roman" w:hAnsi="Times New Roman" w:cs="Times New Roman"/>
        </w:rPr>
        <w:t xml:space="preserve">NAA </w:t>
      </w:r>
      <w:r w:rsidR="00D616A6" w:rsidRPr="00575A46">
        <w:rPr>
          <w:rFonts w:ascii="Times New Roman" w:hAnsi="Times New Roman" w:cs="Times New Roman"/>
        </w:rPr>
        <w:t>and</w:t>
      </w:r>
      <w:r w:rsidR="00205849" w:rsidRPr="00575A46">
        <w:rPr>
          <w:rFonts w:ascii="Times New Roman" w:hAnsi="Times New Roman" w:cs="Times New Roman"/>
        </w:rPr>
        <w:t xml:space="preserve"> </w:t>
      </w:r>
      <w:r w:rsidR="00475829" w:rsidRPr="00475829">
        <w:rPr>
          <w:rFonts w:ascii="Times New Roman" w:hAnsi="Times New Roman" w:cs="Times New Roman"/>
        </w:rPr>
        <w:t xml:space="preserve">MS + 10 </w:t>
      </w:r>
      <w:proofErr w:type="spellStart"/>
      <w:r w:rsidR="00475829" w:rsidRPr="00475829">
        <w:rPr>
          <w:rFonts w:ascii="Times New Roman" w:hAnsi="Times New Roman" w:cs="Times New Roman"/>
        </w:rPr>
        <w:t>μM</w:t>
      </w:r>
      <w:proofErr w:type="spellEnd"/>
      <w:r w:rsidR="00475829" w:rsidRPr="00475829">
        <w:rPr>
          <w:rFonts w:ascii="Times New Roman" w:hAnsi="Times New Roman" w:cs="Times New Roman"/>
        </w:rPr>
        <w:t xml:space="preserve"> BAP </w:t>
      </w:r>
      <w:r w:rsidR="00475829">
        <w:rPr>
          <w:rFonts w:ascii="Times New Roman" w:hAnsi="Times New Roman" w:cs="Times New Roman"/>
        </w:rPr>
        <w:t xml:space="preserve">+ </w:t>
      </w:r>
      <w:r w:rsidR="00D616A6" w:rsidRPr="00575A46">
        <w:rPr>
          <w:rFonts w:ascii="Times New Roman" w:hAnsi="Times New Roman" w:cs="Times New Roman"/>
        </w:rPr>
        <w:t xml:space="preserve">10 </w:t>
      </w:r>
      <w:proofErr w:type="spellStart"/>
      <w:r w:rsidR="00D616A6" w:rsidRPr="00575A46">
        <w:rPr>
          <w:rFonts w:ascii="Times New Roman" w:hAnsi="Times New Roman" w:cs="Times New Roman"/>
        </w:rPr>
        <w:t>μM</w:t>
      </w:r>
      <w:proofErr w:type="spellEnd"/>
      <w:r w:rsidR="00D616A6" w:rsidRPr="00575A46">
        <w:rPr>
          <w:rFonts w:ascii="Times New Roman" w:hAnsi="Times New Roman" w:cs="Times New Roman"/>
        </w:rPr>
        <w:t xml:space="preserve"> IAA.</w:t>
      </w:r>
      <w:r w:rsidR="00974164" w:rsidRPr="00575A46">
        <w:rPr>
          <w:rFonts w:ascii="Times New Roman" w:hAnsi="Times New Roman" w:cs="Times New Roman"/>
        </w:rPr>
        <w:t xml:space="preserve"> </w:t>
      </w:r>
      <w:r w:rsidR="0085164F">
        <w:rPr>
          <w:rFonts w:ascii="Times New Roman" w:hAnsi="Times New Roman" w:cs="Times New Roman"/>
        </w:rPr>
        <w:t>Nodal</w:t>
      </w:r>
      <w:r w:rsidR="00145E41">
        <w:rPr>
          <w:rFonts w:ascii="Times New Roman" w:hAnsi="Times New Roman" w:cs="Times New Roman"/>
        </w:rPr>
        <w:t xml:space="preserve"> segments of </w:t>
      </w:r>
      <w:r w:rsidR="0085164F">
        <w:rPr>
          <w:rFonts w:ascii="Times New Roman" w:hAnsi="Times New Roman" w:cs="Times New Roman"/>
        </w:rPr>
        <w:t>the tested</w:t>
      </w:r>
      <w:r w:rsidR="002168AF" w:rsidRPr="00575A46">
        <w:rPr>
          <w:rFonts w:ascii="Times New Roman" w:hAnsi="Times New Roman" w:cs="Times New Roman"/>
        </w:rPr>
        <w:t xml:space="preserve"> genotypes </w:t>
      </w:r>
      <w:r w:rsidR="00145E41">
        <w:rPr>
          <w:rFonts w:ascii="Times New Roman" w:hAnsi="Times New Roman" w:cs="Times New Roman"/>
        </w:rPr>
        <w:t xml:space="preserve">were not </w:t>
      </w:r>
      <w:r w:rsidR="006B5F42">
        <w:rPr>
          <w:rFonts w:ascii="Times New Roman" w:hAnsi="Times New Roman" w:cs="Times New Roman"/>
        </w:rPr>
        <w:t>stimulated</w:t>
      </w:r>
      <w:r w:rsidR="00145E41">
        <w:rPr>
          <w:rFonts w:ascii="Times New Roman" w:hAnsi="Times New Roman" w:cs="Times New Roman"/>
        </w:rPr>
        <w:t xml:space="preserve"> on culture medium </w:t>
      </w:r>
      <w:r w:rsidR="0085164F">
        <w:rPr>
          <w:rFonts w:ascii="Times New Roman" w:hAnsi="Times New Roman" w:cs="Times New Roman"/>
        </w:rPr>
        <w:t>supplemented</w:t>
      </w:r>
      <w:r w:rsidR="00145E41">
        <w:rPr>
          <w:rFonts w:ascii="Times New Roman" w:hAnsi="Times New Roman" w:cs="Times New Roman"/>
        </w:rPr>
        <w:t xml:space="preserve"> with </w:t>
      </w:r>
      <w:r w:rsidR="00F45109" w:rsidRPr="00575A46">
        <w:rPr>
          <w:rFonts w:ascii="Times New Roman" w:hAnsi="Times New Roman" w:cs="Times New Roman"/>
        </w:rPr>
        <w:t>BA</w:t>
      </w:r>
      <w:r w:rsidR="00B84D1B" w:rsidRPr="00575A46">
        <w:rPr>
          <w:rFonts w:ascii="Times New Roman" w:hAnsi="Times New Roman" w:cs="Times New Roman"/>
        </w:rPr>
        <w:t>P</w:t>
      </w:r>
      <w:r w:rsidR="00F45109" w:rsidRPr="00575A46">
        <w:rPr>
          <w:rFonts w:ascii="Times New Roman" w:hAnsi="Times New Roman" w:cs="Times New Roman"/>
        </w:rPr>
        <w:t xml:space="preserve"> in combinations with 2, 4-D</w:t>
      </w:r>
      <w:r w:rsidR="00D616A6" w:rsidRPr="00575A46">
        <w:rPr>
          <w:rFonts w:ascii="Times New Roman" w:hAnsi="Times New Roman" w:cs="Times New Roman"/>
        </w:rPr>
        <w:t xml:space="preserve"> and</w:t>
      </w:r>
      <w:r w:rsidR="002168AF" w:rsidRPr="00575A46">
        <w:rPr>
          <w:rFonts w:ascii="Times New Roman" w:hAnsi="Times New Roman" w:cs="Times New Roman"/>
        </w:rPr>
        <w:t xml:space="preserve"> </w:t>
      </w:r>
      <w:r w:rsidR="00907CBE" w:rsidRPr="00575A46">
        <w:rPr>
          <w:rFonts w:ascii="Times New Roman" w:hAnsi="Times New Roman" w:cs="Times New Roman"/>
        </w:rPr>
        <w:t xml:space="preserve">kin </w:t>
      </w:r>
      <w:r w:rsidR="00145E41">
        <w:rPr>
          <w:rFonts w:ascii="Times New Roman" w:hAnsi="Times New Roman" w:cs="Times New Roman"/>
        </w:rPr>
        <w:t xml:space="preserve">alone and its </w:t>
      </w:r>
      <w:r w:rsidR="002168AF" w:rsidRPr="00575A46">
        <w:rPr>
          <w:rFonts w:ascii="Times New Roman" w:hAnsi="Times New Roman" w:cs="Times New Roman"/>
        </w:rPr>
        <w:t>combination with NAA, IAA and 2,4-D.</w:t>
      </w:r>
    </w:p>
    <w:p w:rsidR="00575A46" w:rsidRDefault="00205849" w:rsidP="008D00F6">
      <w:pPr>
        <w:autoSpaceDE w:val="0"/>
        <w:autoSpaceDN w:val="0"/>
        <w:bidi w:val="0"/>
        <w:adjustRightInd w:val="0"/>
        <w:spacing w:after="0" w:line="480" w:lineRule="auto"/>
        <w:ind w:left="90"/>
        <w:jc w:val="both"/>
        <w:rPr>
          <w:rFonts w:ascii="Times New Roman" w:hAnsi="Times New Roman" w:cs="Times New Roman"/>
        </w:rPr>
      </w:pPr>
      <w:r w:rsidRPr="00575A46">
        <w:rPr>
          <w:rFonts w:ascii="Times New Roman" w:hAnsi="Times New Roman" w:cs="Times New Roman"/>
          <w:b/>
          <w:bCs/>
          <w:i/>
          <w:iCs/>
        </w:rPr>
        <w:t>Key words:</w:t>
      </w:r>
      <w:r w:rsidR="00974164" w:rsidRPr="00575A46">
        <w:rPr>
          <w:rFonts w:ascii="Times New Roman" w:hAnsi="Times New Roman" w:cs="Times New Roman"/>
          <w:b/>
          <w:bCs/>
          <w:i/>
          <w:iCs/>
        </w:rPr>
        <w:t xml:space="preserve"> </w:t>
      </w:r>
      <w:proofErr w:type="spellStart"/>
      <w:r w:rsidR="00991608" w:rsidRPr="00575A46">
        <w:rPr>
          <w:rFonts w:ascii="Times New Roman" w:hAnsi="Times New Roman" w:cs="Times New Roman"/>
        </w:rPr>
        <w:t>Micropropagation</w:t>
      </w:r>
      <w:proofErr w:type="spellEnd"/>
      <w:r w:rsidR="00991608" w:rsidRPr="00575A46">
        <w:rPr>
          <w:rFonts w:ascii="Times New Roman" w:hAnsi="Times New Roman" w:cs="Times New Roman"/>
        </w:rPr>
        <w:t xml:space="preserve">, </w:t>
      </w:r>
      <w:proofErr w:type="spellStart"/>
      <w:r w:rsidR="00991608" w:rsidRPr="00145E41">
        <w:rPr>
          <w:rFonts w:ascii="Times New Roman" w:hAnsi="Times New Roman" w:cs="Times New Roman"/>
          <w:i/>
          <w:iCs/>
        </w:rPr>
        <w:t>Simmondsia</w:t>
      </w:r>
      <w:proofErr w:type="spellEnd"/>
      <w:r w:rsidR="00991608" w:rsidRPr="00145E41">
        <w:rPr>
          <w:rFonts w:ascii="Times New Roman" w:hAnsi="Times New Roman" w:cs="Times New Roman"/>
          <w:i/>
          <w:iCs/>
        </w:rPr>
        <w:t xml:space="preserve"> </w:t>
      </w:r>
      <w:proofErr w:type="spellStart"/>
      <w:r w:rsidR="00991608" w:rsidRPr="00145E41">
        <w:rPr>
          <w:rFonts w:ascii="Times New Roman" w:hAnsi="Times New Roman" w:cs="Times New Roman"/>
          <w:i/>
          <w:iCs/>
        </w:rPr>
        <w:t>chinensis</w:t>
      </w:r>
      <w:proofErr w:type="spellEnd"/>
      <w:r w:rsidR="00991608" w:rsidRPr="00575A46">
        <w:rPr>
          <w:rFonts w:ascii="Times New Roman" w:hAnsi="Times New Roman" w:cs="Times New Roman"/>
        </w:rPr>
        <w:t>,</w:t>
      </w:r>
      <w:r w:rsidR="00974164" w:rsidRPr="00575A46">
        <w:rPr>
          <w:rFonts w:ascii="Times New Roman" w:hAnsi="Times New Roman" w:cs="Times New Roman"/>
        </w:rPr>
        <w:t xml:space="preserve"> </w:t>
      </w:r>
      <w:r w:rsidR="00507581" w:rsidRPr="00575A46">
        <w:rPr>
          <w:rFonts w:ascii="Times New Roman" w:hAnsi="Times New Roman" w:cs="Times New Roman"/>
        </w:rPr>
        <w:t>BA</w:t>
      </w:r>
      <w:r w:rsidR="00B84D1B" w:rsidRPr="00575A46">
        <w:rPr>
          <w:rFonts w:ascii="Times New Roman" w:hAnsi="Times New Roman" w:cs="Times New Roman"/>
        </w:rPr>
        <w:t>P</w:t>
      </w:r>
      <w:r w:rsidR="00991608" w:rsidRPr="00575A46">
        <w:rPr>
          <w:rFonts w:ascii="Times New Roman" w:hAnsi="Times New Roman" w:cs="Times New Roman"/>
        </w:rPr>
        <w:t xml:space="preserve">, </w:t>
      </w:r>
      <w:proofErr w:type="spellStart"/>
      <w:r w:rsidR="00991608" w:rsidRPr="00575A46">
        <w:rPr>
          <w:rFonts w:ascii="Times New Roman" w:hAnsi="Times New Roman" w:cs="Times New Roman"/>
        </w:rPr>
        <w:t>Auxin</w:t>
      </w:r>
      <w:proofErr w:type="spellEnd"/>
      <w:r w:rsidR="00991608" w:rsidRPr="00575A46">
        <w:rPr>
          <w:rFonts w:ascii="Times New Roman" w:hAnsi="Times New Roman" w:cs="Times New Roman"/>
        </w:rPr>
        <w:t xml:space="preserve">, </w:t>
      </w:r>
      <w:r w:rsidR="00083225" w:rsidRPr="00575A46">
        <w:rPr>
          <w:rFonts w:ascii="Times New Roman" w:hAnsi="Times New Roman" w:cs="Times New Roman"/>
        </w:rPr>
        <w:t xml:space="preserve">Kin, </w:t>
      </w:r>
      <w:r w:rsidR="00991608" w:rsidRPr="00575A46">
        <w:rPr>
          <w:rFonts w:ascii="Times New Roman" w:hAnsi="Times New Roman" w:cs="Times New Roman"/>
        </w:rPr>
        <w:t xml:space="preserve">shoot </w:t>
      </w:r>
      <w:r w:rsidR="005E34B6" w:rsidRPr="00575A46">
        <w:rPr>
          <w:rFonts w:ascii="Times New Roman" w:hAnsi="Times New Roman" w:cs="Times New Roman"/>
        </w:rPr>
        <w:t>formation.</w:t>
      </w:r>
    </w:p>
    <w:p w:rsidR="008D00F6" w:rsidRDefault="008D00F6" w:rsidP="008D00F6">
      <w:pPr>
        <w:autoSpaceDE w:val="0"/>
        <w:autoSpaceDN w:val="0"/>
        <w:bidi w:val="0"/>
        <w:adjustRightInd w:val="0"/>
        <w:spacing w:after="0" w:line="480" w:lineRule="auto"/>
        <w:ind w:left="90"/>
        <w:jc w:val="both"/>
        <w:rPr>
          <w:rFonts w:ascii="Times New Roman" w:hAnsi="Times New Roman" w:cs="Times New Roman"/>
          <w:b/>
          <w:bCs/>
        </w:rPr>
      </w:pPr>
      <w:r w:rsidRPr="008D00F6">
        <w:rPr>
          <w:rFonts w:ascii="Times New Roman" w:hAnsi="Times New Roman" w:cs="Times New Roman"/>
          <w:b/>
          <w:bCs/>
        </w:rPr>
        <w:t xml:space="preserve">List of foreign Referees </w:t>
      </w:r>
    </w:p>
    <w:p w:rsidR="008D00F6" w:rsidRPr="008D00F6" w:rsidRDefault="008D00F6" w:rsidP="008D00F6">
      <w:pPr>
        <w:shd w:val="clear" w:color="auto" w:fill="FFFFFF"/>
        <w:bidi w:val="0"/>
        <w:rPr>
          <w:rFonts w:ascii="Times New Roman" w:hAnsi="Times New Roman" w:cs="Times New Roman"/>
          <w:b/>
          <w:bCs/>
        </w:rPr>
      </w:pPr>
      <w:r w:rsidRPr="008D00F6">
        <w:rPr>
          <w:rFonts w:ascii="Times New Roman" w:hAnsi="Times New Roman" w:cs="Times New Roman"/>
          <w:b/>
          <w:bCs/>
        </w:rPr>
        <w:t>Local reviewer:</w:t>
      </w:r>
    </w:p>
    <w:p w:rsidR="008D00F6" w:rsidRPr="008D00F6" w:rsidRDefault="008D00F6" w:rsidP="007A231A">
      <w:pPr>
        <w:pStyle w:val="ListParagraph"/>
        <w:numPr>
          <w:ilvl w:val="0"/>
          <w:numId w:val="3"/>
        </w:numPr>
        <w:shd w:val="clear" w:color="auto" w:fill="FFFFFF"/>
        <w:bidi w:val="0"/>
        <w:rPr>
          <w:rFonts w:ascii="Times New Roman" w:hAnsi="Times New Roman" w:cs="Times New Roman"/>
        </w:rPr>
      </w:pPr>
      <w:r w:rsidRPr="008D00F6">
        <w:rPr>
          <w:rFonts w:ascii="Times New Roman" w:hAnsi="Times New Roman" w:cs="Times New Roman"/>
        </w:rPr>
        <w:t xml:space="preserve">Prof Dr </w:t>
      </w:r>
      <w:r w:rsidR="007A231A">
        <w:rPr>
          <w:rFonts w:ascii="Times New Roman" w:hAnsi="Times New Roman" w:cs="Times New Roman"/>
        </w:rPr>
        <w:t xml:space="preserve">Abdul </w:t>
      </w:r>
      <w:proofErr w:type="spellStart"/>
      <w:r w:rsidR="007A231A">
        <w:rPr>
          <w:rFonts w:ascii="Times New Roman" w:hAnsi="Times New Roman" w:cs="Times New Roman"/>
        </w:rPr>
        <w:t>wahab</w:t>
      </w:r>
      <w:proofErr w:type="spellEnd"/>
      <w:r w:rsidR="007A231A">
        <w:rPr>
          <w:rFonts w:ascii="Times New Roman" w:hAnsi="Times New Roman" w:cs="Times New Roman"/>
        </w:rPr>
        <w:t xml:space="preserve"> </w:t>
      </w:r>
      <w:proofErr w:type="spellStart"/>
      <w:r w:rsidR="007A231A">
        <w:rPr>
          <w:rFonts w:ascii="Times New Roman" w:hAnsi="Times New Roman" w:cs="Times New Roman"/>
        </w:rPr>
        <w:t>Alanani</w:t>
      </w:r>
      <w:proofErr w:type="spellEnd"/>
      <w:r w:rsidR="007A231A">
        <w:rPr>
          <w:rFonts w:ascii="Times New Roman" w:hAnsi="Times New Roman" w:cs="Times New Roman"/>
        </w:rPr>
        <w:t xml:space="preserve"> (Prof)</w:t>
      </w:r>
      <w:r w:rsidRPr="008D00F6">
        <w:rPr>
          <w:rFonts w:ascii="Times New Roman" w:hAnsi="Times New Roman" w:cs="Times New Roman"/>
        </w:rPr>
        <w:t xml:space="preserve"> </w:t>
      </w:r>
    </w:p>
    <w:p w:rsidR="008D00F6" w:rsidRDefault="008D00F6" w:rsidP="007A231A">
      <w:pPr>
        <w:pStyle w:val="ListParagraph"/>
        <w:shd w:val="clear" w:color="auto" w:fill="FFFFFF"/>
        <w:bidi w:val="0"/>
        <w:rPr>
          <w:rFonts w:ascii="Times New Roman" w:hAnsi="Times New Roman" w:cs="Times New Roman"/>
        </w:rPr>
      </w:pPr>
      <w:r>
        <w:rPr>
          <w:rFonts w:ascii="Times New Roman" w:hAnsi="Times New Roman" w:cs="Times New Roman"/>
        </w:rPr>
        <w:t xml:space="preserve">E-mail: </w:t>
      </w:r>
      <w:hyperlink r:id="rId11" w:history="1">
        <w:r w:rsidR="007A231A" w:rsidRPr="00E16CD4">
          <w:rPr>
            <w:rStyle w:val="Hyperlink"/>
            <w:rFonts w:ascii="Times New Roman" w:hAnsi="Times New Roman" w:cs="Times New Roman"/>
          </w:rPr>
          <w:t>enany203@</w:t>
        </w:r>
      </w:hyperlink>
      <w:r w:rsidR="007A231A">
        <w:rPr>
          <w:rFonts w:ascii="Times New Roman" w:hAnsi="Times New Roman" w:cs="Times New Roman"/>
        </w:rPr>
        <w:t>yahoo.com</w:t>
      </w:r>
    </w:p>
    <w:p w:rsidR="008D00F6" w:rsidRPr="008D00F6" w:rsidRDefault="008D00F6" w:rsidP="007A231A">
      <w:pPr>
        <w:pStyle w:val="ListParagraph"/>
        <w:shd w:val="clear" w:color="auto" w:fill="FFFFFF"/>
        <w:bidi w:val="0"/>
        <w:rPr>
          <w:rFonts w:ascii="Times New Roman" w:hAnsi="Times New Roman" w:cs="Times New Roman"/>
        </w:rPr>
      </w:pPr>
      <w:r>
        <w:rPr>
          <w:rFonts w:ascii="Times New Roman" w:hAnsi="Times New Roman" w:cs="Times New Roman"/>
        </w:rPr>
        <w:t xml:space="preserve">Address: </w:t>
      </w:r>
      <w:r w:rsidRPr="00166A9C">
        <w:rPr>
          <w:rFonts w:ascii="Times New Roman" w:hAnsi="Times New Roman" w:cs="Times New Roman"/>
          <w:sz w:val="21"/>
          <w:szCs w:val="21"/>
          <w:vertAlign w:val="superscript"/>
        </w:rPr>
        <w:t>1</w:t>
      </w:r>
      <w:r w:rsidRPr="00166A9C">
        <w:rPr>
          <w:rFonts w:ascii="Times New Roman" w:hAnsi="Times New Roman" w:cs="Times New Roman"/>
          <w:sz w:val="21"/>
          <w:szCs w:val="21"/>
        </w:rPr>
        <w:t xml:space="preserve">Department of </w:t>
      </w:r>
      <w:r w:rsidR="007A231A">
        <w:rPr>
          <w:rFonts w:ascii="Times New Roman" w:hAnsi="Times New Roman" w:cs="Times New Roman"/>
          <w:sz w:val="21"/>
          <w:szCs w:val="21"/>
        </w:rPr>
        <w:t>Botany</w:t>
      </w:r>
      <w:r w:rsidRPr="00166A9C">
        <w:rPr>
          <w:rFonts w:ascii="Times New Roman" w:hAnsi="Times New Roman" w:cs="Times New Roman"/>
          <w:sz w:val="21"/>
          <w:szCs w:val="21"/>
        </w:rPr>
        <w:t xml:space="preserve">, Faculty </w:t>
      </w:r>
      <w:r w:rsidR="007A231A">
        <w:rPr>
          <w:rFonts w:ascii="Times New Roman" w:hAnsi="Times New Roman" w:cs="Times New Roman"/>
          <w:sz w:val="21"/>
          <w:szCs w:val="21"/>
        </w:rPr>
        <w:t>Science</w:t>
      </w:r>
      <w:r w:rsidRPr="00166A9C">
        <w:rPr>
          <w:rFonts w:ascii="Times New Roman" w:hAnsi="Times New Roman" w:cs="Times New Roman"/>
          <w:sz w:val="21"/>
          <w:szCs w:val="21"/>
        </w:rPr>
        <w:t>,</w:t>
      </w:r>
      <w:r w:rsidRPr="00575A46">
        <w:rPr>
          <w:rFonts w:ascii="Times New Roman" w:hAnsi="Times New Roman" w:cs="Times New Roman"/>
          <w:i/>
          <w:iCs/>
          <w:sz w:val="21"/>
          <w:szCs w:val="21"/>
        </w:rPr>
        <w:t xml:space="preserve"> </w:t>
      </w:r>
      <w:proofErr w:type="spellStart"/>
      <w:r w:rsidR="007A231A">
        <w:rPr>
          <w:rFonts w:ascii="Times New Roman" w:hAnsi="Times New Roman" w:cs="Times New Roman"/>
          <w:sz w:val="21"/>
          <w:szCs w:val="21"/>
        </w:rPr>
        <w:t>Shakra</w:t>
      </w:r>
      <w:proofErr w:type="spellEnd"/>
      <w:r w:rsidRPr="00166A9C">
        <w:rPr>
          <w:rFonts w:ascii="Times New Roman" w:hAnsi="Times New Roman" w:cs="Times New Roman"/>
          <w:sz w:val="21"/>
          <w:szCs w:val="21"/>
        </w:rPr>
        <w:t xml:space="preserve"> University, Saudi Arabia</w:t>
      </w:r>
      <w:r>
        <w:rPr>
          <w:rFonts w:ascii="Times New Roman" w:hAnsi="Times New Roman" w:cs="Times New Roman"/>
          <w:sz w:val="21"/>
          <w:szCs w:val="21"/>
        </w:rPr>
        <w:t>.</w:t>
      </w:r>
    </w:p>
    <w:p w:rsidR="008D00F6" w:rsidRPr="008D00F6" w:rsidRDefault="008D00F6" w:rsidP="008D00F6">
      <w:pPr>
        <w:pStyle w:val="ListParagraph"/>
        <w:numPr>
          <w:ilvl w:val="0"/>
          <w:numId w:val="3"/>
        </w:numPr>
        <w:shd w:val="clear" w:color="auto" w:fill="FFFFFF"/>
        <w:bidi w:val="0"/>
        <w:rPr>
          <w:rFonts w:ascii="Times New Roman" w:hAnsi="Times New Roman" w:cs="Times New Roman"/>
        </w:rPr>
      </w:pPr>
      <w:r w:rsidRPr="008D00F6">
        <w:rPr>
          <w:rFonts w:ascii="Times New Roman" w:hAnsi="Times New Roman" w:cs="Times New Roman"/>
        </w:rPr>
        <w:t xml:space="preserve">Prof Dr Ahmed </w:t>
      </w:r>
      <w:proofErr w:type="spellStart"/>
      <w:r w:rsidRPr="008D00F6">
        <w:rPr>
          <w:rFonts w:ascii="Times New Roman" w:hAnsi="Times New Roman" w:cs="Times New Roman"/>
        </w:rPr>
        <w:t>Aly</w:t>
      </w:r>
      <w:proofErr w:type="spellEnd"/>
      <w:r w:rsidRPr="008D00F6">
        <w:rPr>
          <w:rFonts w:ascii="Times New Roman" w:hAnsi="Times New Roman" w:cs="Times New Roman"/>
        </w:rPr>
        <w:t xml:space="preserve"> </w:t>
      </w:r>
      <w:proofErr w:type="spellStart"/>
      <w:r w:rsidRPr="008D00F6">
        <w:rPr>
          <w:rFonts w:ascii="Times New Roman" w:hAnsi="Times New Roman" w:cs="Times New Roman"/>
        </w:rPr>
        <w:t>Zaitoun</w:t>
      </w:r>
      <w:proofErr w:type="spellEnd"/>
      <w:r w:rsidRPr="008D00F6">
        <w:rPr>
          <w:rFonts w:ascii="Times New Roman" w:hAnsi="Times New Roman" w:cs="Times New Roman"/>
        </w:rPr>
        <w:t xml:space="preserve"> </w:t>
      </w:r>
      <w:r w:rsidR="007A231A">
        <w:rPr>
          <w:rFonts w:ascii="Times New Roman" w:hAnsi="Times New Roman" w:cs="Times New Roman"/>
        </w:rPr>
        <w:t>(Prof)</w:t>
      </w:r>
    </w:p>
    <w:p w:rsidR="008D00F6" w:rsidRDefault="008D00F6" w:rsidP="008D00F6">
      <w:pPr>
        <w:pStyle w:val="ListParagraph"/>
        <w:shd w:val="clear" w:color="auto" w:fill="FFFFFF"/>
        <w:bidi w:val="0"/>
        <w:rPr>
          <w:rFonts w:ascii="Times New Roman" w:hAnsi="Times New Roman" w:cs="Times New Roman"/>
        </w:rPr>
      </w:pPr>
      <w:r>
        <w:rPr>
          <w:rFonts w:ascii="Times New Roman" w:hAnsi="Times New Roman" w:cs="Times New Roman"/>
        </w:rPr>
        <w:t xml:space="preserve">E-mail: </w:t>
      </w:r>
      <w:hyperlink r:id="rId12" w:tgtFrame="_blank" w:history="1">
        <w:r w:rsidRPr="008D00F6">
          <w:rPr>
            <w:rFonts w:ascii="Times New Roman" w:hAnsi="Times New Roman" w:cs="Times New Roman"/>
          </w:rPr>
          <w:t>a_zaitoun2000@yahoo.com</w:t>
        </w:r>
      </w:hyperlink>
    </w:p>
    <w:p w:rsidR="008D00F6" w:rsidRDefault="008D00F6" w:rsidP="008D00F6">
      <w:pPr>
        <w:pStyle w:val="ListParagraph"/>
        <w:shd w:val="clear" w:color="auto" w:fill="FFFFFF"/>
        <w:bidi w:val="0"/>
        <w:rPr>
          <w:rFonts w:ascii="Times New Roman" w:hAnsi="Times New Roman" w:cs="Times New Roman"/>
        </w:rPr>
      </w:pPr>
      <w:r>
        <w:rPr>
          <w:rFonts w:ascii="Times New Roman" w:hAnsi="Times New Roman" w:cs="Times New Roman"/>
        </w:rPr>
        <w:t xml:space="preserve">Address: </w:t>
      </w:r>
      <w:r w:rsidR="007A231A">
        <w:rPr>
          <w:rFonts w:ascii="Times New Roman" w:hAnsi="Times New Roman" w:cs="Times New Roman"/>
        </w:rPr>
        <w:t>Faculty of Agriculture, Alexandria University, Egypt</w:t>
      </w:r>
    </w:p>
    <w:p w:rsidR="008D00F6" w:rsidRPr="008D00F6" w:rsidRDefault="008D00F6" w:rsidP="008D00F6">
      <w:pPr>
        <w:shd w:val="clear" w:color="auto" w:fill="FFFFFF"/>
        <w:bidi w:val="0"/>
        <w:rPr>
          <w:rFonts w:ascii="Times New Roman" w:hAnsi="Times New Roman" w:cs="Times New Roman"/>
          <w:b/>
          <w:bCs/>
        </w:rPr>
      </w:pPr>
      <w:r w:rsidRPr="008D00F6">
        <w:rPr>
          <w:rFonts w:ascii="Times New Roman" w:hAnsi="Times New Roman" w:cs="Times New Roman"/>
          <w:b/>
          <w:bCs/>
        </w:rPr>
        <w:t>Foreign Reviewer</w:t>
      </w:r>
    </w:p>
    <w:p w:rsidR="007A231A" w:rsidRPr="005E5721" w:rsidRDefault="00EB327C" w:rsidP="007A231A">
      <w:pPr>
        <w:pStyle w:val="ListParagraph"/>
        <w:shd w:val="clear" w:color="auto" w:fill="FFFFFF"/>
        <w:bidi w:val="0"/>
        <w:rPr>
          <w:rFonts w:ascii="Times New Roman" w:hAnsi="Times New Roman" w:cs="Times New Roman"/>
        </w:rPr>
      </w:pPr>
      <w:hyperlink r:id="rId13" w:history="1">
        <w:r w:rsidR="007A231A" w:rsidRPr="005E5721">
          <w:rPr>
            <w:rFonts w:ascii="Times New Roman" w:hAnsi="Times New Roman" w:cs="Times New Roman" w:hint="cs"/>
          </w:rPr>
          <w:t>Esam Yosef Abdul-hafeez</w:t>
        </w:r>
      </w:hyperlink>
      <w:r w:rsidR="007A231A" w:rsidRPr="005E5721">
        <w:rPr>
          <w:rFonts w:ascii="Times New Roman" w:hAnsi="Times New Roman" w:cs="Times New Roman" w:hint="cs"/>
          <w:rtl/>
        </w:rPr>
        <w:t xml:space="preserve"> </w:t>
      </w:r>
    </w:p>
    <w:p w:rsidR="005E5721" w:rsidRDefault="007A231A" w:rsidP="005E5721">
      <w:pPr>
        <w:pStyle w:val="ListParagraph"/>
        <w:shd w:val="clear" w:color="auto" w:fill="FFFFFF"/>
        <w:bidi w:val="0"/>
        <w:rPr>
          <w:rFonts w:ascii="Times New Roman" w:hAnsi="Times New Roman" w:cs="Times New Roman"/>
        </w:rPr>
      </w:pPr>
      <w:r>
        <w:rPr>
          <w:rFonts w:ascii="Times New Roman" w:hAnsi="Times New Roman" w:cs="Times New Roman"/>
        </w:rPr>
        <w:t>E-mail:</w:t>
      </w:r>
      <w:r w:rsidR="005E5721">
        <w:rPr>
          <w:rFonts w:ascii="Times New Roman" w:hAnsi="Times New Roman" w:cs="Times New Roman"/>
        </w:rPr>
        <w:t xml:space="preserve"> </w:t>
      </w:r>
      <w:hyperlink r:id="rId14" w:history="1">
        <w:r w:rsidR="005E5721" w:rsidRPr="00E16CD4">
          <w:rPr>
            <w:rStyle w:val="Hyperlink"/>
            <w:rFonts w:ascii="Times New Roman" w:hAnsi="Times New Roman" w:cs="Times New Roman"/>
          </w:rPr>
          <w:t>noresam_2000@yahoo.com</w:t>
        </w:r>
      </w:hyperlink>
    </w:p>
    <w:p w:rsidR="008D00F6" w:rsidRPr="005E5721" w:rsidRDefault="005E5721" w:rsidP="005E5721">
      <w:pPr>
        <w:pStyle w:val="ListParagraph"/>
        <w:bidi w:val="0"/>
        <w:ind w:right="720"/>
        <w:jc w:val="both"/>
        <w:rPr>
          <w:rFonts w:ascii="Times New Roman" w:hAnsi="Times New Roman" w:cs="Times New Roman"/>
        </w:rPr>
      </w:pPr>
      <w:r w:rsidRPr="005E5721">
        <w:rPr>
          <w:rFonts w:ascii="Times New Roman" w:hAnsi="Times New Roman" w:cs="Times New Roman"/>
        </w:rPr>
        <w:t xml:space="preserve">Address: Department of </w:t>
      </w:r>
      <w:r>
        <w:rPr>
          <w:rFonts w:ascii="Times New Roman" w:hAnsi="Times New Roman" w:cs="Times New Roman"/>
        </w:rPr>
        <w:t>horticulture</w:t>
      </w:r>
      <w:r w:rsidRPr="005E5721">
        <w:rPr>
          <w:rFonts w:ascii="Times New Roman" w:hAnsi="Times New Roman" w:cs="Times New Roman"/>
        </w:rPr>
        <w:t xml:space="preserve">, Biology </w:t>
      </w:r>
      <w:proofErr w:type="gramStart"/>
      <w:r w:rsidRPr="005E5721">
        <w:rPr>
          <w:rFonts w:ascii="Times New Roman" w:hAnsi="Times New Roman" w:cs="Times New Roman"/>
        </w:rPr>
        <w:t>college</w:t>
      </w:r>
      <w:proofErr w:type="gramEnd"/>
      <w:r w:rsidRPr="005E5721">
        <w:rPr>
          <w:rFonts w:ascii="Times New Roman" w:hAnsi="Times New Roman" w:cs="Times New Roman"/>
        </w:rPr>
        <w:t>, ASU, Russia</w:t>
      </w:r>
      <w:r>
        <w:rPr>
          <w:rFonts w:ascii="Times New Roman" w:hAnsi="Times New Roman" w:cs="Times New Roman"/>
        </w:rPr>
        <w:t>.</w:t>
      </w:r>
    </w:p>
    <w:p w:rsidR="005E5721" w:rsidRDefault="005E5721" w:rsidP="005E5721">
      <w:pPr>
        <w:pStyle w:val="ListParagraph"/>
        <w:shd w:val="clear" w:color="auto" w:fill="FFFFFF"/>
        <w:bidi w:val="0"/>
        <w:rPr>
          <w:rFonts w:ascii="Times New Roman" w:hAnsi="Times New Roman" w:cs="Times New Roman"/>
        </w:rPr>
      </w:pPr>
    </w:p>
    <w:p w:rsidR="005E5721" w:rsidRPr="005E5721" w:rsidRDefault="005E5721" w:rsidP="005E5721">
      <w:pPr>
        <w:pStyle w:val="ListParagraph"/>
        <w:shd w:val="clear" w:color="auto" w:fill="FFFFFF"/>
        <w:bidi w:val="0"/>
        <w:rPr>
          <w:rFonts w:ascii="Times New Roman" w:hAnsi="Times New Roman" w:cs="Times New Roman"/>
        </w:rPr>
      </w:pPr>
      <w:r w:rsidRPr="005E5721">
        <w:rPr>
          <w:rFonts w:ascii="Times New Roman" w:hAnsi="Times New Roman" w:cs="Times New Roman" w:hint="cs"/>
          <w:rtl/>
        </w:rPr>
        <w:t xml:space="preserve"> </w:t>
      </w:r>
    </w:p>
    <w:p w:rsidR="003F54C8" w:rsidRPr="00575A46" w:rsidRDefault="003F54C8" w:rsidP="005E5721">
      <w:pPr>
        <w:shd w:val="clear" w:color="auto" w:fill="FFFFFF"/>
        <w:bidi w:val="0"/>
        <w:spacing w:line="480" w:lineRule="auto"/>
        <w:rPr>
          <w:rFonts w:ascii="Times New Roman" w:hAnsi="Times New Roman" w:cs="Times New Roman"/>
        </w:rPr>
      </w:pPr>
      <w:proofErr w:type="spellStart"/>
      <w:r w:rsidRPr="005E5721">
        <w:rPr>
          <w:rFonts w:ascii="Times New Roman" w:hAnsi="Times New Roman" w:cs="Times New Roman"/>
          <w:b/>
          <w:bCs/>
          <w:sz w:val="24"/>
          <w:szCs w:val="24"/>
        </w:rPr>
        <w:t>Abbrivaitions</w:t>
      </w:r>
      <w:proofErr w:type="gramStart"/>
      <w:r w:rsidRPr="005E5721">
        <w:rPr>
          <w:rFonts w:ascii="Times New Roman" w:hAnsi="Times New Roman" w:cs="Times New Roman"/>
          <w:b/>
          <w:bCs/>
          <w:sz w:val="24"/>
          <w:szCs w:val="24"/>
        </w:rPr>
        <w:t>:</w:t>
      </w:r>
      <w:r w:rsidRPr="00575A46">
        <w:rPr>
          <w:rFonts w:ascii="Times New Roman" w:hAnsi="Times New Roman" w:cs="Times New Roman"/>
          <w:b/>
          <w:bCs/>
        </w:rPr>
        <w:t>BAP</w:t>
      </w:r>
      <w:proofErr w:type="spellEnd"/>
      <w:proofErr w:type="gramEnd"/>
      <w:r w:rsidR="005F0676">
        <w:rPr>
          <w:rFonts w:ascii="Times New Roman" w:hAnsi="Times New Roman" w:cs="Times New Roman"/>
        </w:rPr>
        <w:t>: Benzyl Amino Burien</w:t>
      </w:r>
      <w:r w:rsidR="00252561">
        <w:rPr>
          <w:rFonts w:ascii="Times New Roman" w:hAnsi="Times New Roman" w:cs="Times New Roman"/>
        </w:rPr>
        <w:t xml:space="preserve">; </w:t>
      </w:r>
      <w:r w:rsidRPr="00575A46">
        <w:rPr>
          <w:rFonts w:ascii="Times New Roman" w:hAnsi="Times New Roman" w:cs="Times New Roman"/>
          <w:b/>
          <w:bCs/>
        </w:rPr>
        <w:t>NAA</w:t>
      </w:r>
      <w:r w:rsidRPr="00575A46">
        <w:rPr>
          <w:rFonts w:ascii="Times New Roman" w:hAnsi="Times New Roman" w:cs="Times New Roman"/>
        </w:rPr>
        <w:t>: Naphthalene Acetic Acid</w:t>
      </w:r>
      <w:r w:rsidR="00252561">
        <w:rPr>
          <w:rFonts w:ascii="Times New Roman" w:hAnsi="Times New Roman" w:cs="Times New Roman"/>
        </w:rPr>
        <w:t xml:space="preserve">; </w:t>
      </w:r>
      <w:r w:rsidRPr="00575A46">
        <w:rPr>
          <w:rFonts w:ascii="Times New Roman" w:hAnsi="Times New Roman" w:cs="Times New Roman"/>
          <w:b/>
          <w:bCs/>
        </w:rPr>
        <w:t>2,4- D:</w:t>
      </w:r>
      <w:r w:rsidRPr="00575A46">
        <w:rPr>
          <w:rFonts w:ascii="Times New Roman" w:hAnsi="Times New Roman" w:cs="Times New Roman"/>
        </w:rPr>
        <w:t xml:space="preserve"> </w:t>
      </w:r>
      <w:hyperlink r:id="rId15" w:history="1">
        <w:r w:rsidRPr="00575A46">
          <w:rPr>
            <w:rStyle w:val="Hyperlink"/>
            <w:rFonts w:ascii="Times New Roman" w:hAnsi="Times New Roman" w:cs="Times New Roman"/>
            <w:color w:val="auto"/>
            <w:rtl/>
          </w:rPr>
          <w:t>2,</w:t>
        </w:r>
        <w:r w:rsidRPr="00575A46">
          <w:rPr>
            <w:rStyle w:val="Hyperlink"/>
            <w:rFonts w:ascii="Times New Roman" w:hAnsi="Times New Roman" w:cs="Times New Roman"/>
            <w:color w:val="auto"/>
          </w:rPr>
          <w:t xml:space="preserve">4-  </w:t>
        </w:r>
        <w:proofErr w:type="spellStart"/>
        <w:r w:rsidRPr="00575A46">
          <w:rPr>
            <w:rStyle w:val="Hyperlink"/>
            <w:rFonts w:ascii="Times New Roman" w:hAnsi="Times New Roman" w:cs="Times New Roman"/>
            <w:color w:val="auto"/>
          </w:rPr>
          <w:t>Dichlorophenoxyacetic</w:t>
        </w:r>
        <w:proofErr w:type="spellEnd"/>
        <w:r w:rsidR="00252561">
          <w:rPr>
            <w:rStyle w:val="Hyperlink"/>
            <w:rFonts w:ascii="Times New Roman" w:hAnsi="Times New Roman" w:cs="Times New Roman"/>
            <w:color w:val="auto"/>
          </w:rPr>
          <w:t xml:space="preserve">; </w:t>
        </w:r>
      </w:hyperlink>
      <w:r w:rsidRPr="00575A46">
        <w:rPr>
          <w:rFonts w:ascii="Times New Roman" w:hAnsi="Times New Roman" w:cs="Times New Roman"/>
          <w:b/>
          <w:bCs/>
        </w:rPr>
        <w:t>MS</w:t>
      </w:r>
      <w:r w:rsidRPr="00575A46">
        <w:rPr>
          <w:rFonts w:ascii="Times New Roman" w:hAnsi="Times New Roman" w:cs="Times New Roman"/>
        </w:rPr>
        <w:t xml:space="preserve">: </w:t>
      </w:r>
      <w:proofErr w:type="spellStart"/>
      <w:r w:rsidRPr="00575A46">
        <w:rPr>
          <w:rFonts w:ascii="Times New Roman" w:hAnsi="Times New Roman" w:cs="Times New Roman"/>
        </w:rPr>
        <w:t>Murashige</w:t>
      </w:r>
      <w:proofErr w:type="spellEnd"/>
      <w:r w:rsidRPr="00575A46">
        <w:rPr>
          <w:rFonts w:ascii="Times New Roman" w:hAnsi="Times New Roman" w:cs="Times New Roman"/>
        </w:rPr>
        <w:t xml:space="preserve"> and </w:t>
      </w:r>
      <w:proofErr w:type="spellStart"/>
      <w:r w:rsidRPr="00575A46">
        <w:rPr>
          <w:rFonts w:ascii="Times New Roman" w:hAnsi="Times New Roman" w:cs="Times New Roman"/>
        </w:rPr>
        <w:t>Skoog</w:t>
      </w:r>
      <w:proofErr w:type="spellEnd"/>
      <w:r w:rsidR="00252561">
        <w:rPr>
          <w:rFonts w:ascii="Times New Roman" w:hAnsi="Times New Roman" w:cs="Times New Roman"/>
        </w:rPr>
        <w:t xml:space="preserve">; </w:t>
      </w:r>
      <w:r w:rsidRPr="00575A46">
        <w:rPr>
          <w:rFonts w:ascii="Times New Roman" w:hAnsi="Times New Roman" w:cs="Times New Roman"/>
          <w:b/>
          <w:bCs/>
        </w:rPr>
        <w:t>IAA</w:t>
      </w:r>
      <w:r w:rsidRPr="00575A46">
        <w:rPr>
          <w:rFonts w:ascii="Times New Roman" w:hAnsi="Times New Roman" w:cs="Times New Roman"/>
        </w:rPr>
        <w:t xml:space="preserve">: </w:t>
      </w:r>
      <w:proofErr w:type="spellStart"/>
      <w:r w:rsidRPr="00575A46">
        <w:rPr>
          <w:rFonts w:ascii="Times New Roman" w:hAnsi="Times New Roman" w:cs="Times New Roman"/>
        </w:rPr>
        <w:t>Indole</w:t>
      </w:r>
      <w:proofErr w:type="spellEnd"/>
      <w:r w:rsidRPr="00575A46">
        <w:rPr>
          <w:rFonts w:ascii="Times New Roman" w:hAnsi="Times New Roman" w:cs="Times New Roman"/>
        </w:rPr>
        <w:t xml:space="preserve"> acetic acid</w:t>
      </w:r>
      <w:r w:rsidR="00252561">
        <w:rPr>
          <w:rFonts w:ascii="Times New Roman" w:hAnsi="Times New Roman" w:cs="Times New Roman"/>
        </w:rPr>
        <w:t xml:space="preserve">; </w:t>
      </w:r>
      <w:r w:rsidRPr="00575A46">
        <w:rPr>
          <w:rFonts w:ascii="Times New Roman" w:hAnsi="Times New Roman" w:cs="Times New Roman"/>
          <w:b/>
          <w:bCs/>
        </w:rPr>
        <w:t>Kin</w:t>
      </w:r>
      <w:r w:rsidRPr="00575A46">
        <w:rPr>
          <w:rFonts w:ascii="Times New Roman" w:hAnsi="Times New Roman" w:cs="Times New Roman"/>
        </w:rPr>
        <w:t xml:space="preserve">: </w:t>
      </w:r>
      <w:proofErr w:type="spellStart"/>
      <w:r w:rsidRPr="00575A46">
        <w:rPr>
          <w:rFonts w:ascii="Times New Roman" w:hAnsi="Times New Roman" w:cs="Times New Roman"/>
        </w:rPr>
        <w:t>Kinten</w:t>
      </w:r>
      <w:proofErr w:type="spellEnd"/>
      <w:r w:rsidRPr="00575A46">
        <w:rPr>
          <w:rFonts w:ascii="Times New Roman" w:hAnsi="Times New Roman" w:cs="Times New Roman"/>
        </w:rPr>
        <w:t xml:space="preserve"> </w:t>
      </w:r>
    </w:p>
    <w:p w:rsidR="003F54C8" w:rsidRPr="00575A46" w:rsidRDefault="003F54C8" w:rsidP="005E5721">
      <w:pPr>
        <w:autoSpaceDE w:val="0"/>
        <w:autoSpaceDN w:val="0"/>
        <w:bidi w:val="0"/>
        <w:adjustRightInd w:val="0"/>
        <w:spacing w:after="0" w:line="480" w:lineRule="auto"/>
        <w:ind w:left="90"/>
        <w:jc w:val="both"/>
        <w:rPr>
          <w:rFonts w:ascii="Times New Roman" w:hAnsi="Times New Roman" w:cs="Times New Roman"/>
        </w:rPr>
      </w:pPr>
      <w:proofErr w:type="spellStart"/>
      <w:proofErr w:type="gramStart"/>
      <w:r w:rsidRPr="00575A46">
        <w:rPr>
          <w:rFonts w:ascii="Times New Roman" w:hAnsi="Times New Roman" w:cs="Times New Roman"/>
          <w:b/>
          <w:bCs/>
        </w:rPr>
        <w:t>μM</w:t>
      </w:r>
      <w:proofErr w:type="spellEnd"/>
      <w:proofErr w:type="gramEnd"/>
      <w:r w:rsidR="00252561">
        <w:rPr>
          <w:rFonts w:ascii="Times New Roman" w:hAnsi="Times New Roman" w:cs="Times New Roman"/>
        </w:rPr>
        <w:t xml:space="preserve">: </w:t>
      </w:r>
      <w:proofErr w:type="spellStart"/>
      <w:r w:rsidR="00252561">
        <w:rPr>
          <w:rFonts w:ascii="Times New Roman" w:hAnsi="Times New Roman" w:cs="Times New Roman"/>
        </w:rPr>
        <w:t>MicroMole</w:t>
      </w:r>
      <w:proofErr w:type="spellEnd"/>
      <w:r w:rsidR="00252561">
        <w:rPr>
          <w:rFonts w:ascii="Times New Roman" w:hAnsi="Times New Roman" w:cs="Times New Roman"/>
        </w:rPr>
        <w:t xml:space="preserve">; </w:t>
      </w:r>
      <w:r w:rsidRPr="00575A46">
        <w:rPr>
          <w:rFonts w:ascii="Times New Roman" w:hAnsi="Times New Roman" w:cs="Times New Roman"/>
          <w:b/>
          <w:bCs/>
        </w:rPr>
        <w:t>PGRs</w:t>
      </w:r>
      <w:r w:rsidRPr="00575A46">
        <w:rPr>
          <w:rFonts w:ascii="Times New Roman" w:hAnsi="Times New Roman" w:cs="Times New Roman"/>
        </w:rPr>
        <w:t>: Plant growth regulators</w:t>
      </w:r>
      <w:r w:rsidR="00252561">
        <w:rPr>
          <w:rFonts w:ascii="Times New Roman" w:hAnsi="Times New Roman" w:cs="Times New Roman"/>
        </w:rPr>
        <w:t xml:space="preserve">; </w:t>
      </w:r>
      <w:r w:rsidRPr="00575A46">
        <w:rPr>
          <w:rFonts w:ascii="Times New Roman" w:hAnsi="Times New Roman" w:cs="Times New Roman"/>
          <w:b/>
          <w:bCs/>
        </w:rPr>
        <w:t>B5</w:t>
      </w:r>
      <w:r w:rsidRPr="00575A46">
        <w:rPr>
          <w:rFonts w:ascii="Times New Roman" w:hAnsi="Times New Roman" w:cs="Times New Roman"/>
        </w:rPr>
        <w:t xml:space="preserve">: </w:t>
      </w:r>
      <w:proofErr w:type="spellStart"/>
      <w:r w:rsidRPr="00575A46">
        <w:rPr>
          <w:rFonts w:ascii="Times New Roman" w:hAnsi="Times New Roman" w:cs="Times New Roman"/>
        </w:rPr>
        <w:t>Gamborg</w:t>
      </w:r>
      <w:proofErr w:type="spellEnd"/>
      <w:r w:rsidRPr="00575A46">
        <w:rPr>
          <w:rFonts w:ascii="Times New Roman" w:hAnsi="Times New Roman" w:cs="Times New Roman"/>
        </w:rPr>
        <w:t xml:space="preserve"> B5 Medium</w:t>
      </w:r>
      <w:r w:rsidR="00252561">
        <w:rPr>
          <w:rFonts w:ascii="Times New Roman" w:hAnsi="Times New Roman" w:cs="Times New Roman"/>
        </w:rPr>
        <w:t xml:space="preserve">; </w:t>
      </w:r>
      <w:r w:rsidRPr="00575A46">
        <w:rPr>
          <w:rFonts w:ascii="Times New Roman" w:hAnsi="Times New Roman" w:cs="Times New Roman"/>
          <w:b/>
          <w:bCs/>
        </w:rPr>
        <w:t>BA</w:t>
      </w:r>
      <w:r w:rsidR="00252561">
        <w:rPr>
          <w:rFonts w:ascii="Times New Roman" w:hAnsi="Times New Roman" w:cs="Times New Roman"/>
        </w:rPr>
        <w:t xml:space="preserve">: Benzyl adenine; </w:t>
      </w:r>
      <w:r w:rsidRPr="00575A46">
        <w:rPr>
          <w:rFonts w:ascii="Times New Roman" w:hAnsi="Times New Roman" w:cs="Times New Roman"/>
          <w:b/>
          <w:bCs/>
        </w:rPr>
        <w:t>IBA</w:t>
      </w:r>
      <w:r w:rsidRPr="00575A46">
        <w:rPr>
          <w:rFonts w:ascii="Times New Roman" w:hAnsi="Times New Roman" w:cs="Times New Roman"/>
        </w:rPr>
        <w:t xml:space="preserve">: </w:t>
      </w:r>
      <w:proofErr w:type="spellStart"/>
      <w:r w:rsidRPr="00575A46">
        <w:rPr>
          <w:rFonts w:ascii="Times New Roman" w:hAnsi="Times New Roman" w:cs="Times New Roman"/>
        </w:rPr>
        <w:t>Indole</w:t>
      </w:r>
      <w:proofErr w:type="spellEnd"/>
      <w:r w:rsidRPr="00575A46">
        <w:rPr>
          <w:rFonts w:ascii="Times New Roman" w:hAnsi="Times New Roman" w:cs="Times New Roman"/>
        </w:rPr>
        <w:t xml:space="preserve"> </w:t>
      </w:r>
      <w:proofErr w:type="spellStart"/>
      <w:r w:rsidRPr="00575A46">
        <w:rPr>
          <w:rFonts w:ascii="Times New Roman" w:hAnsi="Times New Roman" w:cs="Times New Roman"/>
        </w:rPr>
        <w:t>butric</w:t>
      </w:r>
      <w:proofErr w:type="spellEnd"/>
      <w:r w:rsidRPr="00575A46">
        <w:rPr>
          <w:rFonts w:ascii="Times New Roman" w:hAnsi="Times New Roman" w:cs="Times New Roman"/>
        </w:rPr>
        <w:t xml:space="preserve"> acid</w:t>
      </w:r>
      <w:r w:rsidR="00252561">
        <w:rPr>
          <w:rFonts w:ascii="Times New Roman" w:hAnsi="Times New Roman" w:cs="Times New Roman"/>
        </w:rPr>
        <w:t xml:space="preserve">; </w:t>
      </w:r>
      <w:r w:rsidRPr="00575A46">
        <w:rPr>
          <w:rFonts w:ascii="Times New Roman" w:hAnsi="Times New Roman" w:cs="Times New Roman"/>
          <w:b/>
          <w:bCs/>
        </w:rPr>
        <w:t>GA3</w:t>
      </w:r>
      <w:r w:rsidRPr="00575A46">
        <w:rPr>
          <w:rFonts w:ascii="Times New Roman" w:hAnsi="Times New Roman" w:cs="Times New Roman"/>
        </w:rPr>
        <w:t xml:space="preserve">: </w:t>
      </w:r>
      <w:proofErr w:type="spellStart"/>
      <w:r w:rsidRPr="00575A46">
        <w:rPr>
          <w:rFonts w:ascii="Times New Roman" w:hAnsi="Times New Roman" w:cs="Times New Roman"/>
        </w:rPr>
        <w:t>Gibberellic</w:t>
      </w:r>
      <w:proofErr w:type="spellEnd"/>
      <w:r w:rsidRPr="00575A46">
        <w:rPr>
          <w:rFonts w:ascii="Times New Roman" w:hAnsi="Times New Roman" w:cs="Times New Roman"/>
        </w:rPr>
        <w:t xml:space="preserve"> acid</w:t>
      </w:r>
      <w:r w:rsidR="000A4E7A">
        <w:rPr>
          <w:rFonts w:ascii="Times New Roman" w:hAnsi="Times New Roman" w:cs="Times New Roman"/>
        </w:rPr>
        <w:t xml:space="preserve">; </w:t>
      </w:r>
      <w:r w:rsidR="00F37948">
        <w:rPr>
          <w:rFonts w:ascii="Times New Roman" w:hAnsi="Times New Roman" w:cs="Times New Roman"/>
        </w:rPr>
        <w:t xml:space="preserve">Activated Charcoal (AC); </w:t>
      </w:r>
      <w:r w:rsidRPr="00575A46">
        <w:rPr>
          <w:rFonts w:ascii="Times New Roman" w:hAnsi="Times New Roman" w:cs="Times New Roman"/>
          <w:b/>
          <w:bCs/>
        </w:rPr>
        <w:t>CR:</w:t>
      </w:r>
      <w:r w:rsidRPr="00575A46">
        <w:rPr>
          <w:rFonts w:ascii="Times New Roman" w:hAnsi="Times New Roman" w:cs="Times New Roman"/>
        </w:rPr>
        <w:t xml:space="preserve"> Completely Randomized design</w:t>
      </w:r>
    </w:p>
    <w:p w:rsidR="004276D0" w:rsidRPr="00F774F5" w:rsidRDefault="007265F6" w:rsidP="008D00F6">
      <w:pPr>
        <w:autoSpaceDE w:val="0"/>
        <w:autoSpaceDN w:val="0"/>
        <w:bidi w:val="0"/>
        <w:adjustRightInd w:val="0"/>
        <w:spacing w:after="0" w:line="480" w:lineRule="auto"/>
        <w:ind w:left="90"/>
        <w:jc w:val="center"/>
        <w:rPr>
          <w:rFonts w:ascii="Times New Roman" w:hAnsi="Times New Roman" w:cs="Times New Roman"/>
          <w:b/>
          <w:bCs/>
          <w:sz w:val="24"/>
          <w:szCs w:val="24"/>
        </w:rPr>
      </w:pPr>
      <w:r w:rsidRPr="00F774F5">
        <w:rPr>
          <w:rFonts w:ascii="Times New Roman" w:hAnsi="Times New Roman" w:cs="Times New Roman"/>
          <w:b/>
          <w:bCs/>
          <w:sz w:val="24"/>
          <w:szCs w:val="24"/>
        </w:rPr>
        <w:t>Introduction</w:t>
      </w:r>
    </w:p>
    <w:p w:rsidR="006D3157" w:rsidRPr="00575A46" w:rsidRDefault="004276D0" w:rsidP="00693C94">
      <w:pPr>
        <w:autoSpaceDE w:val="0"/>
        <w:autoSpaceDN w:val="0"/>
        <w:bidi w:val="0"/>
        <w:adjustRightInd w:val="0"/>
        <w:spacing w:line="480" w:lineRule="auto"/>
        <w:ind w:left="90" w:firstLine="630"/>
        <w:jc w:val="both"/>
        <w:rPr>
          <w:rFonts w:ascii="Times New Roman" w:hAnsi="Times New Roman" w:cs="Times New Roman"/>
        </w:rPr>
      </w:pPr>
      <w:r w:rsidRPr="00575A46">
        <w:rPr>
          <w:rFonts w:ascii="Times New Roman" w:hAnsi="Times New Roman" w:cs="Times New Roman"/>
        </w:rPr>
        <w:t>Jojoba (</w:t>
      </w:r>
      <w:proofErr w:type="spellStart"/>
      <w:r w:rsidRPr="00575A46">
        <w:rPr>
          <w:rFonts w:ascii="Times New Roman" w:hAnsi="Times New Roman" w:cs="Times New Roman"/>
          <w:i/>
          <w:iCs/>
        </w:rPr>
        <w:t>Simmondsia</w:t>
      </w:r>
      <w:proofErr w:type="spellEnd"/>
      <w:r w:rsidRPr="00575A46">
        <w:rPr>
          <w:rFonts w:ascii="Times New Roman" w:hAnsi="Times New Roman" w:cs="Times New Roman"/>
          <w:i/>
          <w:iCs/>
        </w:rPr>
        <w:t xml:space="preserve"> </w:t>
      </w:r>
      <w:proofErr w:type="spellStart"/>
      <w:r w:rsidRPr="00575A46">
        <w:rPr>
          <w:rFonts w:ascii="Times New Roman" w:hAnsi="Times New Roman" w:cs="Times New Roman"/>
          <w:i/>
          <w:iCs/>
        </w:rPr>
        <w:t>chinensis</w:t>
      </w:r>
      <w:proofErr w:type="spellEnd"/>
      <w:r w:rsidRPr="00575A46">
        <w:rPr>
          <w:rFonts w:ascii="Times New Roman" w:hAnsi="Times New Roman" w:cs="Times New Roman"/>
        </w:rPr>
        <w:t xml:space="preserve">) </w:t>
      </w:r>
      <w:r w:rsidR="00CE3C8D" w:rsidRPr="00575A46">
        <w:rPr>
          <w:rFonts w:ascii="Times New Roman" w:hAnsi="Times New Roman" w:cs="Times New Roman"/>
        </w:rPr>
        <w:t>was introduced to cultivation in various semi-arid and arid regions of the world</w:t>
      </w:r>
      <w:r w:rsidR="00CE3C8D" w:rsidRPr="00575A46" w:rsidDel="00CE3C8D">
        <w:rPr>
          <w:rFonts w:ascii="Times New Roman" w:hAnsi="Times New Roman" w:cs="Times New Roman"/>
        </w:rPr>
        <w:t xml:space="preserve"> </w:t>
      </w:r>
      <w:r w:rsidR="00CE3C8D">
        <w:rPr>
          <w:rFonts w:ascii="Times New Roman" w:hAnsi="Times New Roman" w:cs="Times New Roman"/>
        </w:rPr>
        <w:t>due to</w:t>
      </w:r>
      <w:r w:rsidRPr="00575A46">
        <w:rPr>
          <w:rFonts w:ascii="Times New Roman" w:hAnsi="Times New Roman" w:cs="Times New Roman"/>
        </w:rPr>
        <w:t xml:space="preserve"> its low water requirement</w:t>
      </w:r>
      <w:r w:rsidR="002C71B5" w:rsidRPr="00575A46">
        <w:rPr>
          <w:rFonts w:ascii="Times New Roman" w:hAnsi="Times New Roman" w:cs="Times New Roman"/>
        </w:rPr>
        <w:t>s</w:t>
      </w:r>
      <w:r w:rsidRPr="00575A46">
        <w:rPr>
          <w:rFonts w:ascii="Times New Roman" w:hAnsi="Times New Roman" w:cs="Times New Roman"/>
        </w:rPr>
        <w:t xml:space="preserve">, root system and economical </w:t>
      </w:r>
      <w:proofErr w:type="spellStart"/>
      <w:r w:rsidRPr="00575A46">
        <w:rPr>
          <w:rFonts w:ascii="Times New Roman" w:hAnsi="Times New Roman" w:cs="Times New Roman"/>
        </w:rPr>
        <w:t>potential</w:t>
      </w:r>
      <w:r w:rsidR="00CE3C8D">
        <w:rPr>
          <w:rFonts w:ascii="Times New Roman" w:hAnsi="Times New Roman" w:cs="Times New Roman"/>
        </w:rPr>
        <w:t>.</w:t>
      </w:r>
      <w:r w:rsidRPr="00575A46">
        <w:rPr>
          <w:rFonts w:ascii="Times New Roman" w:hAnsi="Times New Roman" w:cs="Times New Roman"/>
        </w:rPr>
        <w:t>Jojoba</w:t>
      </w:r>
      <w:proofErr w:type="spellEnd"/>
      <w:r w:rsidRPr="00575A46">
        <w:rPr>
          <w:rFonts w:ascii="Times New Roman" w:hAnsi="Times New Roman" w:cs="Times New Roman"/>
        </w:rPr>
        <w:t xml:space="preserve"> was introduced first time in Saudi Arabia in 1993</w:t>
      </w:r>
      <w:r w:rsidR="00D00148">
        <w:rPr>
          <w:rFonts w:ascii="Times New Roman" w:hAnsi="Times New Roman" w:cs="Times New Roman"/>
        </w:rPr>
        <w:t>(</w:t>
      </w:r>
      <w:proofErr w:type="spellStart"/>
      <w:r w:rsidR="00693C94">
        <w:rPr>
          <w:rFonts w:ascii="Times New Roman" w:hAnsi="Times New Roman" w:cs="Times New Roman"/>
        </w:rPr>
        <w:t>Osman</w:t>
      </w:r>
      <w:proofErr w:type="spellEnd"/>
      <w:r w:rsidR="00693C94">
        <w:rPr>
          <w:rFonts w:ascii="Times New Roman" w:hAnsi="Times New Roman" w:cs="Times New Roman"/>
        </w:rPr>
        <w:t xml:space="preserve"> and </w:t>
      </w:r>
      <w:proofErr w:type="spellStart"/>
      <w:r w:rsidR="00693C94">
        <w:rPr>
          <w:rFonts w:ascii="Times New Roman" w:hAnsi="Times New Roman" w:cs="Times New Roman"/>
        </w:rPr>
        <w:t>Abo</w:t>
      </w:r>
      <w:proofErr w:type="spellEnd"/>
      <w:r w:rsidR="00693C94">
        <w:rPr>
          <w:rFonts w:ascii="Times New Roman" w:hAnsi="Times New Roman" w:cs="Times New Roman"/>
        </w:rPr>
        <w:t xml:space="preserve"> Hassan,</w:t>
      </w:r>
      <w:r w:rsidR="00D00148" w:rsidRPr="00D00148">
        <w:rPr>
          <w:rFonts w:ascii="Times New Roman" w:hAnsi="Times New Roman" w:cs="Times New Roman"/>
        </w:rPr>
        <w:t xml:space="preserve">1997 </w:t>
      </w:r>
      <w:r w:rsidR="00D00148">
        <w:rPr>
          <w:rFonts w:ascii="Times New Roman" w:hAnsi="Times New Roman" w:cs="Times New Roman"/>
        </w:rPr>
        <w:t>)</w:t>
      </w:r>
      <w:r w:rsidRPr="00575A46">
        <w:rPr>
          <w:rFonts w:ascii="Times New Roman" w:hAnsi="Times New Roman" w:cs="Times New Roman"/>
        </w:rPr>
        <w:t xml:space="preserve">, however there </w:t>
      </w:r>
      <w:r w:rsidR="00EC633D">
        <w:rPr>
          <w:rFonts w:ascii="Times New Roman" w:hAnsi="Times New Roman" w:cs="Times New Roman"/>
        </w:rPr>
        <w:t xml:space="preserve">are few </w:t>
      </w:r>
      <w:r w:rsidRPr="00575A46">
        <w:rPr>
          <w:rFonts w:ascii="Times New Roman" w:hAnsi="Times New Roman" w:cs="Times New Roman"/>
        </w:rPr>
        <w:t>information about the cultivated area and productivity</w:t>
      </w:r>
      <w:r w:rsidR="00D00148">
        <w:rPr>
          <w:rFonts w:ascii="Times New Roman" w:hAnsi="Times New Roman" w:cs="Times New Roman"/>
        </w:rPr>
        <w:t xml:space="preserve"> (FAOSTATE, </w:t>
      </w:r>
      <w:r w:rsidR="00D00148" w:rsidRPr="00D00148">
        <w:rPr>
          <w:rFonts w:ascii="Times New Roman" w:hAnsi="Times New Roman" w:cs="Times New Roman"/>
        </w:rPr>
        <w:t>2010</w:t>
      </w:r>
      <w:r w:rsidR="00D00148">
        <w:rPr>
          <w:rFonts w:ascii="Times New Roman" w:hAnsi="Times New Roman" w:cs="Times New Roman"/>
        </w:rPr>
        <w:t>)</w:t>
      </w:r>
      <w:r w:rsidRPr="00575A46">
        <w:rPr>
          <w:rFonts w:ascii="Times New Roman" w:hAnsi="Times New Roman" w:cs="Times New Roman"/>
        </w:rPr>
        <w:t xml:space="preserve">.  </w:t>
      </w:r>
      <w:r w:rsidR="00EC633D">
        <w:rPr>
          <w:rFonts w:ascii="Times New Roman" w:hAnsi="Times New Roman" w:cs="Times New Roman"/>
        </w:rPr>
        <w:t xml:space="preserve">The seeds of jojoba contain about </w:t>
      </w:r>
      <w:r w:rsidRPr="00575A46">
        <w:rPr>
          <w:rFonts w:ascii="Times New Roman" w:hAnsi="Times New Roman" w:cs="Times New Roman"/>
        </w:rPr>
        <w:t xml:space="preserve">50–55% </w:t>
      </w:r>
      <w:r w:rsidR="00EC633D" w:rsidRPr="00575A46">
        <w:rPr>
          <w:rFonts w:ascii="Times New Roman" w:hAnsi="Times New Roman" w:cs="Times New Roman"/>
        </w:rPr>
        <w:t xml:space="preserve">distinctive </w:t>
      </w:r>
      <w:r w:rsidR="00EC633D">
        <w:rPr>
          <w:rFonts w:ascii="Times New Roman" w:hAnsi="Times New Roman" w:cs="Times New Roman"/>
        </w:rPr>
        <w:t xml:space="preserve">which is </w:t>
      </w:r>
      <w:r w:rsidR="00EC633D" w:rsidRPr="00575A46">
        <w:rPr>
          <w:rFonts w:ascii="Times New Roman" w:hAnsi="Times New Roman" w:cs="Times New Roman"/>
        </w:rPr>
        <w:t xml:space="preserve">oil stable </w:t>
      </w:r>
      <w:r w:rsidR="00EC633D" w:rsidRPr="00575A46">
        <w:rPr>
          <w:rFonts w:ascii="Times New Roman" w:hAnsi="Times New Roman" w:cs="Times New Roman"/>
        </w:rPr>
        <w:lastRenderedPageBreak/>
        <w:t xml:space="preserve">under high pressure and temperature, un-saturated and simple on the molecular </w:t>
      </w:r>
      <w:proofErr w:type="gramStart"/>
      <w:r w:rsidR="00EC633D" w:rsidRPr="00575A46">
        <w:rPr>
          <w:rFonts w:ascii="Times New Roman" w:hAnsi="Times New Roman" w:cs="Times New Roman"/>
        </w:rPr>
        <w:t>base</w:t>
      </w:r>
      <w:r w:rsidRPr="00575A46">
        <w:rPr>
          <w:rFonts w:ascii="Times New Roman" w:hAnsi="Times New Roman" w:cs="Times New Roman"/>
        </w:rPr>
        <w:t xml:space="preserve"> .</w:t>
      </w:r>
      <w:proofErr w:type="gramEnd"/>
      <w:r w:rsidRPr="00575A46">
        <w:rPr>
          <w:rFonts w:ascii="Times New Roman" w:hAnsi="Times New Roman" w:cs="Times New Roman"/>
        </w:rPr>
        <w:t xml:space="preserve"> These characteristics</w:t>
      </w:r>
      <w:r w:rsidR="005E34B6" w:rsidRPr="00575A46">
        <w:rPr>
          <w:rFonts w:ascii="Times New Roman" w:hAnsi="Times New Roman" w:cs="Times New Roman"/>
        </w:rPr>
        <w:t xml:space="preserve"> are</w:t>
      </w:r>
      <w:r w:rsidR="002C71B5" w:rsidRPr="00575A46">
        <w:rPr>
          <w:rFonts w:ascii="Times New Roman" w:hAnsi="Times New Roman" w:cs="Times New Roman"/>
        </w:rPr>
        <w:t xml:space="preserve"> </w:t>
      </w:r>
      <w:r w:rsidRPr="00575A46">
        <w:rPr>
          <w:rFonts w:ascii="Times New Roman" w:hAnsi="Times New Roman" w:cs="Times New Roman"/>
        </w:rPr>
        <w:t xml:space="preserve">amenable to </w:t>
      </w:r>
      <w:r w:rsidR="002C71B5" w:rsidRPr="00575A46">
        <w:rPr>
          <w:rFonts w:ascii="Times New Roman" w:hAnsi="Times New Roman" w:cs="Times New Roman"/>
        </w:rPr>
        <w:t xml:space="preserve">be </w:t>
      </w:r>
      <w:r w:rsidRPr="00575A46">
        <w:rPr>
          <w:rFonts w:ascii="Times New Roman" w:hAnsi="Times New Roman" w:cs="Times New Roman"/>
        </w:rPr>
        <w:t>use</w:t>
      </w:r>
      <w:r w:rsidR="002C71B5" w:rsidRPr="00575A46">
        <w:rPr>
          <w:rFonts w:ascii="Times New Roman" w:hAnsi="Times New Roman" w:cs="Times New Roman"/>
        </w:rPr>
        <w:t>d</w:t>
      </w:r>
      <w:r w:rsidRPr="00575A46">
        <w:rPr>
          <w:rFonts w:ascii="Times New Roman" w:hAnsi="Times New Roman" w:cs="Times New Roman"/>
        </w:rPr>
        <w:t xml:space="preserve"> commercially in the cosmetic, pharmaceutical and lubricant industries</w:t>
      </w:r>
      <w:r w:rsidR="00D00148">
        <w:rPr>
          <w:rFonts w:ascii="Times New Roman" w:hAnsi="Times New Roman" w:cs="Times New Roman"/>
        </w:rPr>
        <w:t xml:space="preserve"> (</w:t>
      </w:r>
      <w:r w:rsidR="00D00148" w:rsidRPr="00D00148">
        <w:rPr>
          <w:rFonts w:ascii="Times New Roman" w:hAnsi="Times New Roman" w:cs="Times New Roman"/>
        </w:rPr>
        <w:t>Gentry</w:t>
      </w:r>
      <w:r w:rsidR="00D00148">
        <w:rPr>
          <w:rFonts w:ascii="Times New Roman" w:hAnsi="Times New Roman" w:cs="Times New Roman"/>
        </w:rPr>
        <w:t>, 1958</w:t>
      </w:r>
      <w:proofErr w:type="gramStart"/>
      <w:r w:rsidR="00D00148">
        <w:rPr>
          <w:rFonts w:ascii="Times New Roman" w:hAnsi="Times New Roman" w:cs="Times New Roman"/>
        </w:rPr>
        <w:t>)</w:t>
      </w:r>
      <w:r w:rsidRPr="00575A46">
        <w:rPr>
          <w:rFonts w:ascii="Times New Roman" w:hAnsi="Times New Roman" w:cs="Times New Roman"/>
        </w:rPr>
        <w:t xml:space="preserve"> .</w:t>
      </w:r>
      <w:proofErr w:type="gramEnd"/>
      <w:r w:rsidRPr="00575A46">
        <w:rPr>
          <w:rFonts w:ascii="Times New Roman" w:hAnsi="Times New Roman" w:cs="Times New Roman"/>
        </w:rPr>
        <w:t xml:space="preserve"> Sexual propagation of </w:t>
      </w:r>
      <w:r w:rsidR="002C71B5" w:rsidRPr="00575A46">
        <w:rPr>
          <w:rFonts w:ascii="Times New Roman" w:hAnsi="Times New Roman" w:cs="Times New Roman"/>
        </w:rPr>
        <w:t xml:space="preserve">jojoba </w:t>
      </w:r>
      <w:r w:rsidRPr="00575A46">
        <w:rPr>
          <w:rFonts w:ascii="Times New Roman" w:hAnsi="Times New Roman" w:cs="Times New Roman"/>
        </w:rPr>
        <w:t xml:space="preserve">dose not </w:t>
      </w:r>
      <w:proofErr w:type="gramStart"/>
      <w:r w:rsidRPr="00575A46">
        <w:rPr>
          <w:rFonts w:ascii="Times New Roman" w:hAnsi="Times New Roman" w:cs="Times New Roman"/>
        </w:rPr>
        <w:t>reproduce</w:t>
      </w:r>
      <w:proofErr w:type="gramEnd"/>
      <w:r w:rsidRPr="00575A46">
        <w:rPr>
          <w:rFonts w:ascii="Times New Roman" w:hAnsi="Times New Roman" w:cs="Times New Roman"/>
        </w:rPr>
        <w:t xml:space="preserve"> true to type plants and asexual propagation of single jojoba plant is necessary to conserve the desirable traits. Several asexual propagation techniques were used to reproduce </w:t>
      </w:r>
      <w:r w:rsidR="002C71B5" w:rsidRPr="00575A46">
        <w:rPr>
          <w:rFonts w:ascii="Times New Roman" w:hAnsi="Times New Roman" w:cs="Times New Roman"/>
        </w:rPr>
        <w:t>j</w:t>
      </w:r>
      <w:r w:rsidRPr="00575A46">
        <w:rPr>
          <w:rFonts w:ascii="Times New Roman" w:hAnsi="Times New Roman" w:cs="Times New Roman"/>
        </w:rPr>
        <w:t>ojoba</w:t>
      </w:r>
      <w:r w:rsidR="002C71B5" w:rsidRPr="00575A46">
        <w:rPr>
          <w:rFonts w:ascii="Times New Roman" w:hAnsi="Times New Roman" w:cs="Times New Roman"/>
        </w:rPr>
        <w:t>,</w:t>
      </w:r>
      <w:r w:rsidRPr="00575A46">
        <w:rPr>
          <w:rFonts w:ascii="Times New Roman" w:hAnsi="Times New Roman" w:cs="Times New Roman"/>
        </w:rPr>
        <w:t xml:space="preserve"> </w:t>
      </w:r>
      <w:r w:rsidR="002C71B5" w:rsidRPr="00575A46">
        <w:rPr>
          <w:rFonts w:ascii="Times New Roman" w:hAnsi="Times New Roman" w:cs="Times New Roman"/>
        </w:rPr>
        <w:t xml:space="preserve">e.g. </w:t>
      </w:r>
      <w:r w:rsidRPr="00575A46">
        <w:rPr>
          <w:rFonts w:ascii="Times New Roman" w:hAnsi="Times New Roman" w:cs="Times New Roman"/>
        </w:rPr>
        <w:t xml:space="preserve">layering </w:t>
      </w:r>
      <w:r w:rsidR="00D00148">
        <w:rPr>
          <w:rFonts w:ascii="Times New Roman" w:hAnsi="Times New Roman" w:cs="Times New Roman"/>
        </w:rPr>
        <w:t>(</w:t>
      </w:r>
      <w:r w:rsidR="00D00148" w:rsidRPr="00D00148">
        <w:rPr>
          <w:rFonts w:ascii="Times New Roman" w:hAnsi="Times New Roman" w:cs="Times New Roman"/>
        </w:rPr>
        <w:t>Reddy</w:t>
      </w:r>
      <w:r w:rsidR="00D00148">
        <w:rPr>
          <w:rFonts w:ascii="Times New Roman" w:hAnsi="Times New Roman" w:cs="Times New Roman"/>
        </w:rPr>
        <w:t>, 2003)</w:t>
      </w:r>
      <w:r w:rsidR="00B0385A" w:rsidRPr="00575A46">
        <w:rPr>
          <w:rFonts w:ascii="Times New Roman" w:hAnsi="Times New Roman" w:cs="Times New Roman"/>
        </w:rPr>
        <w:t xml:space="preserve">, grafting </w:t>
      </w:r>
      <w:r w:rsidR="00D00148">
        <w:rPr>
          <w:rFonts w:ascii="Times New Roman" w:hAnsi="Times New Roman" w:cs="Times New Roman"/>
        </w:rPr>
        <w:t>(</w:t>
      </w:r>
      <w:proofErr w:type="spellStart"/>
      <w:r w:rsidR="00D00148" w:rsidRPr="00D00148">
        <w:rPr>
          <w:rFonts w:ascii="Times New Roman" w:hAnsi="Times New Roman" w:cs="Times New Roman"/>
        </w:rPr>
        <w:t>Bashir</w:t>
      </w:r>
      <w:proofErr w:type="spellEnd"/>
      <w:r w:rsidR="00D00148" w:rsidRPr="00D00148" w:rsidDel="00D00148">
        <w:rPr>
          <w:rFonts w:ascii="Times New Roman" w:hAnsi="Times New Roman" w:cs="Times New Roman"/>
        </w:rPr>
        <w:t xml:space="preserve"> </w:t>
      </w:r>
      <w:r w:rsidR="00693C94" w:rsidRPr="00693C94">
        <w:rPr>
          <w:rFonts w:ascii="Times New Roman" w:hAnsi="Times New Roman" w:cs="Times New Roman"/>
          <w:i/>
          <w:iCs/>
        </w:rPr>
        <w:t>et al.,</w:t>
      </w:r>
      <w:r w:rsidR="00D00148">
        <w:rPr>
          <w:rFonts w:ascii="Times New Roman" w:hAnsi="Times New Roman" w:cs="Times New Roman"/>
        </w:rPr>
        <w:t xml:space="preserve"> 2007)</w:t>
      </w:r>
      <w:r w:rsidR="005F0676">
        <w:rPr>
          <w:rFonts w:ascii="Times New Roman" w:hAnsi="Times New Roman" w:cs="Times New Roman"/>
        </w:rPr>
        <w:t xml:space="preserve">, </w:t>
      </w:r>
      <w:r w:rsidRPr="00575A46">
        <w:rPr>
          <w:rFonts w:ascii="Times New Roman" w:hAnsi="Times New Roman" w:cs="Times New Roman"/>
        </w:rPr>
        <w:t>and cuttings</w:t>
      </w:r>
      <w:r w:rsidR="005C21B3">
        <w:rPr>
          <w:rFonts w:ascii="Times New Roman" w:hAnsi="Times New Roman" w:cs="Times New Roman"/>
        </w:rPr>
        <w:t xml:space="preserve"> </w:t>
      </w:r>
      <w:r w:rsidR="00D00148">
        <w:rPr>
          <w:rFonts w:ascii="Times New Roman" w:hAnsi="Times New Roman" w:cs="Times New Roman"/>
        </w:rPr>
        <w:t>(</w:t>
      </w:r>
      <w:r w:rsidR="00D00148" w:rsidRPr="00D00148">
        <w:rPr>
          <w:rFonts w:ascii="Times New Roman" w:hAnsi="Times New Roman" w:cs="Times New Roman"/>
        </w:rPr>
        <w:t>Singh</w:t>
      </w:r>
      <w:r w:rsidR="00D00148" w:rsidRPr="00D00148" w:rsidDel="00D00148">
        <w:rPr>
          <w:rFonts w:ascii="Times New Roman" w:hAnsi="Times New Roman" w:cs="Times New Roman"/>
        </w:rPr>
        <w:t xml:space="preserve"> </w:t>
      </w:r>
      <w:r w:rsidR="00693C94" w:rsidRPr="00693C94">
        <w:rPr>
          <w:rFonts w:ascii="Times New Roman" w:hAnsi="Times New Roman" w:cs="Times New Roman"/>
          <w:i/>
          <w:iCs/>
        </w:rPr>
        <w:t>et al.,</w:t>
      </w:r>
      <w:r w:rsidR="00D00148">
        <w:rPr>
          <w:rFonts w:ascii="Times New Roman" w:hAnsi="Times New Roman" w:cs="Times New Roman"/>
        </w:rPr>
        <w:t xml:space="preserve"> 2003)</w:t>
      </w:r>
      <w:r w:rsidR="005F0676">
        <w:rPr>
          <w:rFonts w:ascii="Times New Roman" w:hAnsi="Times New Roman" w:cs="Times New Roman"/>
        </w:rPr>
        <w:t xml:space="preserve">. </w:t>
      </w:r>
      <w:r w:rsidRPr="00575A46">
        <w:rPr>
          <w:rFonts w:ascii="Times New Roman" w:hAnsi="Times New Roman" w:cs="Times New Roman"/>
        </w:rPr>
        <w:t xml:space="preserve">However, the availability of a maximum number of possible </w:t>
      </w:r>
      <w:proofErr w:type="spellStart"/>
      <w:r w:rsidRPr="00575A46">
        <w:rPr>
          <w:rFonts w:ascii="Times New Roman" w:hAnsi="Times New Roman" w:cs="Times New Roman"/>
        </w:rPr>
        <w:t>propagules</w:t>
      </w:r>
      <w:proofErr w:type="spellEnd"/>
      <w:r w:rsidRPr="00575A46">
        <w:rPr>
          <w:rFonts w:ascii="Times New Roman" w:hAnsi="Times New Roman" w:cs="Times New Roman"/>
        </w:rPr>
        <w:t xml:space="preserve"> and seasonal propagation are the major challenges of these techniques. </w:t>
      </w:r>
      <w:proofErr w:type="spellStart"/>
      <w:r w:rsidRPr="00575A46">
        <w:rPr>
          <w:rFonts w:ascii="Times New Roman" w:hAnsi="Times New Roman" w:cs="Times New Roman"/>
        </w:rPr>
        <w:t>Micropropagation</w:t>
      </w:r>
      <w:proofErr w:type="spellEnd"/>
      <w:r w:rsidRPr="00575A46">
        <w:rPr>
          <w:rFonts w:ascii="Times New Roman" w:hAnsi="Times New Roman" w:cs="Times New Roman"/>
        </w:rPr>
        <w:t xml:space="preserve"> is a tissue culture technique suited to the multiplication of elite </w:t>
      </w:r>
      <w:r w:rsidR="002C71B5" w:rsidRPr="00575A46">
        <w:rPr>
          <w:rFonts w:ascii="Times New Roman" w:hAnsi="Times New Roman" w:cs="Times New Roman"/>
        </w:rPr>
        <w:t xml:space="preserve">varieties </w:t>
      </w:r>
      <w:r w:rsidRPr="00575A46">
        <w:rPr>
          <w:rFonts w:ascii="Times New Roman" w:hAnsi="Times New Roman" w:cs="Times New Roman"/>
        </w:rPr>
        <w:t xml:space="preserve">by using </w:t>
      </w:r>
      <w:r w:rsidR="00EC633D" w:rsidRPr="00575A46">
        <w:rPr>
          <w:rFonts w:ascii="Times New Roman" w:hAnsi="Times New Roman" w:cs="Times New Roman"/>
        </w:rPr>
        <w:t xml:space="preserve">plant leaf, root, and steam </w:t>
      </w:r>
      <w:proofErr w:type="gramStart"/>
      <w:r w:rsidRPr="00575A46">
        <w:rPr>
          <w:rFonts w:ascii="Times New Roman" w:hAnsi="Times New Roman" w:cs="Times New Roman"/>
        </w:rPr>
        <w:t>explants .</w:t>
      </w:r>
      <w:proofErr w:type="gramEnd"/>
      <w:r w:rsidRPr="00575A46">
        <w:rPr>
          <w:rFonts w:ascii="Times New Roman" w:hAnsi="Times New Roman" w:cs="Times New Roman"/>
        </w:rPr>
        <w:t xml:space="preserve"> The major advantageous of this technique are the production of pathogen-free plants, </w:t>
      </w:r>
      <w:r w:rsidR="002C71B5" w:rsidRPr="00575A46">
        <w:rPr>
          <w:rFonts w:ascii="Times New Roman" w:hAnsi="Times New Roman" w:cs="Times New Roman"/>
        </w:rPr>
        <w:t xml:space="preserve">that </w:t>
      </w:r>
      <w:r w:rsidRPr="00575A46">
        <w:rPr>
          <w:rFonts w:ascii="Times New Roman" w:hAnsi="Times New Roman" w:cs="Times New Roman"/>
        </w:rPr>
        <w:t xml:space="preserve">can be used for genetic improvement of the species and provide a commercial production within a restricted time and space </w:t>
      </w:r>
      <w:r w:rsidR="00D00148">
        <w:rPr>
          <w:rFonts w:ascii="Times New Roman" w:hAnsi="Times New Roman" w:cs="Times New Roman"/>
        </w:rPr>
        <w:t>(</w:t>
      </w:r>
      <w:proofErr w:type="spellStart"/>
      <w:r w:rsidR="00D00148" w:rsidRPr="00D00148">
        <w:rPr>
          <w:rFonts w:ascii="Times New Roman" w:hAnsi="Times New Roman" w:cs="Times New Roman"/>
        </w:rPr>
        <w:t>Agrawal</w:t>
      </w:r>
      <w:proofErr w:type="spellEnd"/>
      <w:r w:rsidR="00D00148" w:rsidRPr="00D00148" w:rsidDel="00D00148">
        <w:rPr>
          <w:rFonts w:ascii="Times New Roman" w:hAnsi="Times New Roman" w:cs="Times New Roman"/>
        </w:rPr>
        <w:t xml:space="preserve"> </w:t>
      </w:r>
      <w:r w:rsidR="00693C94" w:rsidRPr="00693C94">
        <w:rPr>
          <w:rFonts w:ascii="Times New Roman" w:hAnsi="Times New Roman" w:cs="Times New Roman"/>
          <w:i/>
          <w:iCs/>
        </w:rPr>
        <w:t>et al.,</w:t>
      </w:r>
      <w:r w:rsidR="00D00148">
        <w:rPr>
          <w:rFonts w:ascii="Times New Roman" w:hAnsi="Times New Roman" w:cs="Times New Roman"/>
        </w:rPr>
        <w:t xml:space="preserve"> 2002)</w:t>
      </w:r>
      <w:r w:rsidRPr="00575A46">
        <w:rPr>
          <w:rFonts w:ascii="Times New Roman" w:hAnsi="Times New Roman" w:cs="Times New Roman"/>
        </w:rPr>
        <w:t xml:space="preserve">. </w:t>
      </w:r>
      <w:r w:rsidR="00CF2E90">
        <w:rPr>
          <w:rFonts w:ascii="Times New Roman" w:hAnsi="Times New Roman" w:cs="Times New Roman"/>
        </w:rPr>
        <w:t>There are f</w:t>
      </w:r>
      <w:r w:rsidR="00EC633D">
        <w:rPr>
          <w:rFonts w:ascii="Times New Roman" w:hAnsi="Times New Roman" w:cs="Times New Roman"/>
        </w:rPr>
        <w:t xml:space="preserve">ew </w:t>
      </w:r>
      <w:r w:rsidRPr="00575A46">
        <w:rPr>
          <w:rFonts w:ascii="Times New Roman" w:hAnsi="Times New Roman" w:cs="Times New Roman"/>
        </w:rPr>
        <w:t xml:space="preserve">studies </w:t>
      </w:r>
      <w:r w:rsidR="00CF2E90">
        <w:rPr>
          <w:rFonts w:ascii="Times New Roman" w:hAnsi="Times New Roman" w:cs="Times New Roman"/>
        </w:rPr>
        <w:t xml:space="preserve">considered the genotypic effects and growth regulators combination on </w:t>
      </w:r>
      <w:r w:rsidR="00CF2E90" w:rsidRPr="00EC633D">
        <w:rPr>
          <w:rFonts w:ascii="Times New Roman" w:hAnsi="Times New Roman" w:cs="Times New Roman"/>
          <w:i/>
          <w:iCs/>
        </w:rPr>
        <w:t>in vitro</w:t>
      </w:r>
      <w:r w:rsidR="00CF2E90" w:rsidRPr="00575A46">
        <w:rPr>
          <w:rFonts w:ascii="Times New Roman" w:hAnsi="Times New Roman" w:cs="Times New Roman"/>
        </w:rPr>
        <w:t xml:space="preserve"> </w:t>
      </w:r>
      <w:r w:rsidRPr="00575A46">
        <w:rPr>
          <w:rFonts w:ascii="Times New Roman" w:hAnsi="Times New Roman" w:cs="Times New Roman"/>
        </w:rPr>
        <w:t>propagat</w:t>
      </w:r>
      <w:r w:rsidR="00CF2E90">
        <w:rPr>
          <w:rFonts w:ascii="Times New Roman" w:hAnsi="Times New Roman" w:cs="Times New Roman"/>
        </w:rPr>
        <w:t>ion of</w:t>
      </w:r>
      <w:r w:rsidRPr="00575A46">
        <w:rPr>
          <w:rFonts w:ascii="Times New Roman" w:hAnsi="Times New Roman" w:cs="Times New Roman"/>
        </w:rPr>
        <w:t xml:space="preserve"> jojoba using </w:t>
      </w:r>
      <w:r w:rsidR="00CF2E90">
        <w:rPr>
          <w:rFonts w:ascii="Times New Roman" w:hAnsi="Times New Roman" w:cs="Times New Roman"/>
        </w:rPr>
        <w:t xml:space="preserve">nodal segments </w:t>
      </w:r>
      <w:r w:rsidRPr="00575A46">
        <w:rPr>
          <w:rFonts w:ascii="Times New Roman" w:hAnsi="Times New Roman" w:cs="Times New Roman"/>
        </w:rPr>
        <w:t>explants</w:t>
      </w:r>
      <w:r w:rsidR="00CF2E90">
        <w:rPr>
          <w:rFonts w:ascii="Times New Roman" w:hAnsi="Times New Roman" w:cs="Times New Roman"/>
        </w:rPr>
        <w:t>.</w:t>
      </w:r>
      <w:r w:rsidRPr="00575A46">
        <w:rPr>
          <w:rFonts w:ascii="Times New Roman" w:hAnsi="Times New Roman" w:cs="Times New Roman"/>
        </w:rPr>
        <w:t xml:space="preserve"> </w:t>
      </w:r>
      <w:r w:rsidR="00CF2E90">
        <w:rPr>
          <w:rFonts w:ascii="Times New Roman" w:hAnsi="Times New Roman" w:cs="Times New Roman"/>
        </w:rPr>
        <w:t xml:space="preserve"> </w:t>
      </w:r>
      <w:r w:rsidRPr="00575A46">
        <w:rPr>
          <w:rFonts w:ascii="Times New Roman" w:hAnsi="Times New Roman" w:cs="Times New Roman"/>
        </w:rPr>
        <w:t xml:space="preserve">Generally, MS and B5 media supplemented with a combination of </w:t>
      </w:r>
      <w:proofErr w:type="spellStart"/>
      <w:r w:rsidRPr="00575A46">
        <w:rPr>
          <w:rFonts w:ascii="Times New Roman" w:hAnsi="Times New Roman" w:cs="Times New Roman"/>
        </w:rPr>
        <w:t>cytokin</w:t>
      </w:r>
      <w:r w:rsidR="002C71B5" w:rsidRPr="00575A46">
        <w:rPr>
          <w:rFonts w:ascii="Times New Roman" w:hAnsi="Times New Roman" w:cs="Times New Roman"/>
        </w:rPr>
        <w:t>in</w:t>
      </w:r>
      <w:r w:rsidRPr="00575A46">
        <w:rPr>
          <w:rFonts w:ascii="Times New Roman" w:hAnsi="Times New Roman" w:cs="Times New Roman"/>
        </w:rPr>
        <w:t>s</w:t>
      </w:r>
      <w:proofErr w:type="spellEnd"/>
      <w:r w:rsidRPr="00575A46">
        <w:rPr>
          <w:rFonts w:ascii="Times New Roman" w:hAnsi="Times New Roman" w:cs="Times New Roman"/>
        </w:rPr>
        <w:t xml:space="preserve"> (BA, Kinetin and </w:t>
      </w:r>
      <w:proofErr w:type="spellStart"/>
      <w:r w:rsidR="0041490B" w:rsidRPr="00575A46">
        <w:rPr>
          <w:rFonts w:ascii="Times New Roman" w:hAnsi="Times New Roman" w:cs="Times New Roman"/>
        </w:rPr>
        <w:t>Z</w:t>
      </w:r>
      <w:r w:rsidRPr="00575A46">
        <w:rPr>
          <w:rFonts w:ascii="Times New Roman" w:hAnsi="Times New Roman" w:cs="Times New Roman"/>
        </w:rPr>
        <w:t>eatin</w:t>
      </w:r>
      <w:proofErr w:type="spellEnd"/>
      <w:r w:rsidRPr="00575A46">
        <w:rPr>
          <w:rFonts w:ascii="Times New Roman" w:hAnsi="Times New Roman" w:cs="Times New Roman"/>
        </w:rPr>
        <w:t xml:space="preserve">) and </w:t>
      </w:r>
      <w:proofErr w:type="spellStart"/>
      <w:r w:rsidRPr="00575A46">
        <w:rPr>
          <w:rFonts w:ascii="Times New Roman" w:hAnsi="Times New Roman" w:cs="Times New Roman"/>
        </w:rPr>
        <w:t>auxins</w:t>
      </w:r>
      <w:proofErr w:type="spellEnd"/>
      <w:r w:rsidRPr="00575A46">
        <w:rPr>
          <w:rFonts w:ascii="Times New Roman" w:hAnsi="Times New Roman" w:cs="Times New Roman"/>
        </w:rPr>
        <w:t xml:space="preserve"> (NAA, IAA, IBA) have been used </w:t>
      </w:r>
      <w:r w:rsidR="00D00148" w:rsidRPr="00D00148">
        <w:rPr>
          <w:rFonts w:ascii="Times New Roman" w:hAnsi="Times New Roman" w:cs="Times New Roman"/>
        </w:rPr>
        <w:t>(</w:t>
      </w:r>
      <w:proofErr w:type="spellStart"/>
      <w:r w:rsidR="00D00148" w:rsidRPr="00D00148">
        <w:rPr>
          <w:rFonts w:ascii="Times New Roman" w:hAnsi="Times New Roman" w:cs="Times New Roman"/>
        </w:rPr>
        <w:t>Agrawal</w:t>
      </w:r>
      <w:proofErr w:type="spellEnd"/>
      <w:r w:rsidR="00D00148" w:rsidRPr="00D00148" w:rsidDel="00D00148">
        <w:rPr>
          <w:rFonts w:ascii="Times New Roman" w:hAnsi="Times New Roman" w:cs="Times New Roman"/>
        </w:rPr>
        <w:t xml:space="preserve"> </w:t>
      </w:r>
      <w:r w:rsidR="00693C94" w:rsidRPr="00693C94">
        <w:rPr>
          <w:rFonts w:ascii="Times New Roman" w:hAnsi="Times New Roman" w:cs="Times New Roman"/>
          <w:i/>
          <w:iCs/>
        </w:rPr>
        <w:t>et al.</w:t>
      </w:r>
      <w:proofErr w:type="gramStart"/>
      <w:r w:rsidR="00693C94" w:rsidRPr="00693C94">
        <w:rPr>
          <w:rFonts w:ascii="Times New Roman" w:hAnsi="Times New Roman" w:cs="Times New Roman"/>
          <w:i/>
          <w:iCs/>
        </w:rPr>
        <w:t>,</w:t>
      </w:r>
      <w:r w:rsidR="00D00148" w:rsidRPr="00D00148">
        <w:rPr>
          <w:rFonts w:ascii="Times New Roman" w:hAnsi="Times New Roman" w:cs="Times New Roman"/>
        </w:rPr>
        <w:t>2002</w:t>
      </w:r>
      <w:proofErr w:type="gramEnd"/>
      <w:r w:rsidR="00D00148">
        <w:rPr>
          <w:rFonts w:ascii="Times New Roman" w:hAnsi="Times New Roman" w:cs="Times New Roman"/>
        </w:rPr>
        <w:t xml:space="preserve">; </w:t>
      </w:r>
      <w:proofErr w:type="spellStart"/>
      <w:r w:rsidR="00D00148" w:rsidRPr="00D00148">
        <w:rPr>
          <w:rFonts w:ascii="Times New Roman" w:hAnsi="Times New Roman" w:cs="Times New Roman"/>
        </w:rPr>
        <w:t>Bashir</w:t>
      </w:r>
      <w:proofErr w:type="spellEnd"/>
      <w:r w:rsidR="00D00148" w:rsidRPr="00D00148" w:rsidDel="00D00148">
        <w:rPr>
          <w:rFonts w:ascii="Times New Roman" w:hAnsi="Times New Roman" w:cs="Times New Roman"/>
        </w:rPr>
        <w:t xml:space="preserve"> </w:t>
      </w:r>
      <w:r w:rsidR="00693C94" w:rsidRPr="00693C94">
        <w:rPr>
          <w:rFonts w:ascii="Times New Roman" w:hAnsi="Times New Roman" w:cs="Times New Roman"/>
          <w:i/>
          <w:iCs/>
        </w:rPr>
        <w:t>et al.,</w:t>
      </w:r>
      <w:r w:rsidR="00D00148" w:rsidRPr="00D00148">
        <w:rPr>
          <w:rFonts w:ascii="Times New Roman" w:hAnsi="Times New Roman" w:cs="Times New Roman"/>
        </w:rPr>
        <w:t xml:space="preserve"> 2007)</w:t>
      </w:r>
      <w:r w:rsidRPr="00575A46">
        <w:rPr>
          <w:rFonts w:ascii="Times New Roman" w:hAnsi="Times New Roman" w:cs="Times New Roman"/>
        </w:rPr>
        <w:t xml:space="preserve">. MS media supplemented with </w:t>
      </w:r>
      <w:r w:rsidR="00507581" w:rsidRPr="00575A46">
        <w:rPr>
          <w:rFonts w:ascii="Times New Roman" w:hAnsi="Times New Roman" w:cs="Times New Roman"/>
        </w:rPr>
        <w:t>BA</w:t>
      </w:r>
      <w:r w:rsidRPr="00575A46">
        <w:rPr>
          <w:rFonts w:ascii="Times New Roman" w:hAnsi="Times New Roman" w:cs="Times New Roman"/>
        </w:rPr>
        <w:t xml:space="preserve"> and GA3 </w:t>
      </w:r>
      <w:r w:rsidR="00CF2E90">
        <w:rPr>
          <w:rFonts w:ascii="Times New Roman" w:hAnsi="Times New Roman" w:cs="Times New Roman"/>
        </w:rPr>
        <w:t xml:space="preserve">partially </w:t>
      </w:r>
      <w:r w:rsidRPr="00575A46">
        <w:rPr>
          <w:rFonts w:ascii="Times New Roman" w:hAnsi="Times New Roman" w:cs="Times New Roman"/>
        </w:rPr>
        <w:t xml:space="preserve">enhanced </w:t>
      </w:r>
      <w:r w:rsidR="00CF2E90">
        <w:rPr>
          <w:rFonts w:ascii="Times New Roman" w:hAnsi="Times New Roman" w:cs="Times New Roman"/>
        </w:rPr>
        <w:t>s</w:t>
      </w:r>
      <w:r w:rsidRPr="00575A46">
        <w:rPr>
          <w:rFonts w:ascii="Times New Roman" w:hAnsi="Times New Roman" w:cs="Times New Roman"/>
        </w:rPr>
        <w:t xml:space="preserve">hoot initiation of </w:t>
      </w:r>
      <w:r w:rsidR="00E26AAD" w:rsidRPr="00575A46">
        <w:rPr>
          <w:rFonts w:ascii="Times New Roman" w:hAnsi="Times New Roman" w:cs="Times New Roman"/>
        </w:rPr>
        <w:t>j</w:t>
      </w:r>
      <w:r w:rsidRPr="00575A46">
        <w:rPr>
          <w:rFonts w:ascii="Times New Roman" w:hAnsi="Times New Roman" w:cs="Times New Roman"/>
        </w:rPr>
        <w:t xml:space="preserve">ojoba </w:t>
      </w:r>
      <w:r w:rsidR="00CF2E90">
        <w:rPr>
          <w:rFonts w:ascii="Times New Roman" w:hAnsi="Times New Roman" w:cs="Times New Roman"/>
        </w:rPr>
        <w:t xml:space="preserve">shoot tips, </w:t>
      </w:r>
      <w:r w:rsidRPr="00575A46">
        <w:rPr>
          <w:rFonts w:ascii="Times New Roman" w:hAnsi="Times New Roman" w:cs="Times New Roman"/>
        </w:rPr>
        <w:t xml:space="preserve">while MS + IBA supported root formation </w:t>
      </w:r>
      <w:r w:rsidR="00D00148">
        <w:rPr>
          <w:rFonts w:ascii="Times New Roman" w:hAnsi="Times New Roman" w:cs="Times New Roman"/>
        </w:rPr>
        <w:t>(</w:t>
      </w:r>
      <w:proofErr w:type="spellStart"/>
      <w:r w:rsidR="00D00148" w:rsidRPr="00D00148">
        <w:rPr>
          <w:rFonts w:ascii="Times New Roman" w:hAnsi="Times New Roman" w:cs="Times New Roman"/>
        </w:rPr>
        <w:t>Heba</w:t>
      </w:r>
      <w:proofErr w:type="spellEnd"/>
      <w:r w:rsidR="00D00148" w:rsidRPr="00D00148">
        <w:rPr>
          <w:rFonts w:ascii="Times New Roman" w:hAnsi="Times New Roman" w:cs="Times New Roman"/>
        </w:rPr>
        <w:t>-Allah</w:t>
      </w:r>
      <w:r w:rsidR="00693C94">
        <w:rPr>
          <w:rFonts w:ascii="Times New Roman" w:hAnsi="Times New Roman" w:cs="Times New Roman"/>
        </w:rPr>
        <w:t>,</w:t>
      </w:r>
      <w:r w:rsidR="00D00148">
        <w:rPr>
          <w:rFonts w:ascii="Times New Roman" w:hAnsi="Times New Roman" w:cs="Times New Roman"/>
        </w:rPr>
        <w:t xml:space="preserve"> 2009)</w:t>
      </w:r>
      <w:r w:rsidRPr="00575A46">
        <w:rPr>
          <w:rFonts w:ascii="Times New Roman" w:hAnsi="Times New Roman" w:cs="Times New Roman"/>
        </w:rPr>
        <w:t xml:space="preserve">.  Bud initiation and shoot multiplication were found to be greatest on </w:t>
      </w:r>
      <w:proofErr w:type="spellStart"/>
      <w:r w:rsidRPr="00575A46">
        <w:rPr>
          <w:rFonts w:ascii="Times New Roman" w:hAnsi="Times New Roman" w:cs="Times New Roman"/>
        </w:rPr>
        <w:t>Murashige</w:t>
      </w:r>
      <w:proofErr w:type="spellEnd"/>
      <w:r w:rsidRPr="00575A46">
        <w:rPr>
          <w:rFonts w:ascii="Times New Roman" w:hAnsi="Times New Roman" w:cs="Times New Roman"/>
        </w:rPr>
        <w:t xml:space="preserve"> and </w:t>
      </w:r>
      <w:proofErr w:type="spellStart"/>
      <w:r w:rsidRPr="00575A46">
        <w:rPr>
          <w:rFonts w:ascii="Times New Roman" w:hAnsi="Times New Roman" w:cs="Times New Roman"/>
        </w:rPr>
        <w:t>Skoog's</w:t>
      </w:r>
      <w:proofErr w:type="spellEnd"/>
      <w:r w:rsidRPr="00575A46">
        <w:rPr>
          <w:rFonts w:ascii="Times New Roman" w:hAnsi="Times New Roman" w:cs="Times New Roman"/>
        </w:rPr>
        <w:t xml:space="preserve"> (MS) medium supplemented with </w:t>
      </w:r>
      <w:r w:rsidR="00507581" w:rsidRPr="00575A46">
        <w:rPr>
          <w:rFonts w:ascii="Times New Roman" w:hAnsi="Times New Roman" w:cs="Times New Roman"/>
        </w:rPr>
        <w:t>BA</w:t>
      </w:r>
      <w:r w:rsidRPr="00575A46">
        <w:rPr>
          <w:rFonts w:ascii="Times New Roman" w:hAnsi="Times New Roman" w:cs="Times New Roman"/>
        </w:rPr>
        <w:t xml:space="preserve"> and adenine</w:t>
      </w:r>
      <w:r w:rsidR="005C21B3">
        <w:rPr>
          <w:rFonts w:ascii="Times New Roman" w:hAnsi="Times New Roman" w:cs="Times New Roman"/>
        </w:rPr>
        <w:t xml:space="preserve"> </w:t>
      </w:r>
      <w:r w:rsidR="00D00148">
        <w:rPr>
          <w:rFonts w:ascii="Times New Roman" w:hAnsi="Times New Roman" w:cs="Times New Roman"/>
        </w:rPr>
        <w:t>(</w:t>
      </w:r>
      <w:r w:rsidR="00D00148" w:rsidRPr="00D00148">
        <w:rPr>
          <w:rFonts w:ascii="Times New Roman" w:hAnsi="Times New Roman" w:cs="Times New Roman"/>
        </w:rPr>
        <w:t xml:space="preserve">Singh </w:t>
      </w:r>
      <w:r w:rsidR="00693C94">
        <w:rPr>
          <w:rFonts w:ascii="Times New Roman" w:hAnsi="Times New Roman" w:cs="Times New Roman"/>
          <w:i/>
          <w:iCs/>
        </w:rPr>
        <w:t>et al.</w:t>
      </w:r>
      <w:r w:rsidR="00693C94" w:rsidRPr="00693C94">
        <w:rPr>
          <w:rFonts w:ascii="Times New Roman" w:hAnsi="Times New Roman" w:cs="Times New Roman"/>
          <w:i/>
          <w:iCs/>
        </w:rPr>
        <w:t>,</w:t>
      </w:r>
      <w:r w:rsidR="00D00148">
        <w:rPr>
          <w:rFonts w:ascii="Times New Roman" w:hAnsi="Times New Roman" w:cs="Times New Roman"/>
        </w:rPr>
        <w:t xml:space="preserve"> 2008)</w:t>
      </w:r>
      <w:r w:rsidRPr="00575A46">
        <w:rPr>
          <w:rFonts w:ascii="Times New Roman" w:hAnsi="Times New Roman" w:cs="Times New Roman"/>
        </w:rPr>
        <w:t xml:space="preserve">. Encapsulated buds exhibited the best shoot development on </w:t>
      </w:r>
      <w:proofErr w:type="spellStart"/>
      <w:r w:rsidRPr="00575A46">
        <w:rPr>
          <w:rFonts w:ascii="Times New Roman" w:hAnsi="Times New Roman" w:cs="Times New Roman"/>
        </w:rPr>
        <w:t>Murashige</w:t>
      </w:r>
      <w:proofErr w:type="spellEnd"/>
      <w:r w:rsidRPr="00575A46">
        <w:rPr>
          <w:rFonts w:ascii="Times New Roman" w:hAnsi="Times New Roman" w:cs="Times New Roman"/>
        </w:rPr>
        <w:t xml:space="preserve"> and </w:t>
      </w:r>
      <w:proofErr w:type="spellStart"/>
      <w:r w:rsidRPr="00575A46">
        <w:rPr>
          <w:rFonts w:ascii="Times New Roman" w:hAnsi="Times New Roman" w:cs="Times New Roman"/>
        </w:rPr>
        <w:t>Skoog</w:t>
      </w:r>
      <w:proofErr w:type="spellEnd"/>
      <w:r w:rsidRPr="00575A46">
        <w:rPr>
          <w:rFonts w:ascii="Times New Roman" w:hAnsi="Times New Roman" w:cs="Times New Roman"/>
        </w:rPr>
        <w:t xml:space="preserve"> (MS) medium supplemented with 1.0 mg/</w:t>
      </w:r>
      <w:r w:rsidR="00E26AAD" w:rsidRPr="00575A46">
        <w:rPr>
          <w:rFonts w:ascii="Times New Roman" w:hAnsi="Times New Roman" w:cs="Times New Roman"/>
        </w:rPr>
        <w:t xml:space="preserve">l </w:t>
      </w:r>
      <w:r w:rsidR="00507581" w:rsidRPr="00575A46">
        <w:rPr>
          <w:rFonts w:ascii="Times New Roman" w:hAnsi="Times New Roman" w:cs="Times New Roman"/>
        </w:rPr>
        <w:t>BA</w:t>
      </w:r>
      <w:r w:rsidRPr="00575A46">
        <w:rPr>
          <w:rFonts w:ascii="Times New Roman" w:hAnsi="Times New Roman" w:cs="Times New Roman"/>
        </w:rPr>
        <w:t>, 40 mg/</w:t>
      </w:r>
      <w:r w:rsidR="00E26AAD" w:rsidRPr="00575A46">
        <w:rPr>
          <w:rFonts w:ascii="Times New Roman" w:hAnsi="Times New Roman" w:cs="Times New Roman"/>
        </w:rPr>
        <w:t xml:space="preserve">l </w:t>
      </w:r>
      <w:r w:rsidRPr="00575A46">
        <w:rPr>
          <w:rFonts w:ascii="Times New Roman" w:hAnsi="Times New Roman" w:cs="Times New Roman"/>
        </w:rPr>
        <w:t>adenine sulfate and 3.0 mg/l IAA and gelled with 0.8% bacteriological agar (73% +5.17 conversion)</w:t>
      </w:r>
      <w:r w:rsidR="00D00148">
        <w:rPr>
          <w:rFonts w:ascii="Times New Roman" w:hAnsi="Times New Roman" w:cs="Times New Roman"/>
        </w:rPr>
        <w:t xml:space="preserve"> (</w:t>
      </w:r>
      <w:r w:rsidR="00D00148" w:rsidRPr="00D00148">
        <w:rPr>
          <w:rFonts w:ascii="Times New Roman" w:hAnsi="Times New Roman" w:cs="Times New Roman"/>
        </w:rPr>
        <w:t>Hassan</w:t>
      </w:r>
      <w:r w:rsidR="00665075">
        <w:rPr>
          <w:rFonts w:ascii="Times New Roman" w:hAnsi="Times New Roman" w:cs="Times New Roman"/>
        </w:rPr>
        <w:t xml:space="preserve"> 2003)</w:t>
      </w:r>
      <w:r w:rsidRPr="00575A46">
        <w:rPr>
          <w:rFonts w:ascii="Times New Roman" w:hAnsi="Times New Roman" w:cs="Times New Roman"/>
        </w:rPr>
        <w:t xml:space="preserve">. The present </w:t>
      </w:r>
      <w:r w:rsidR="008F1D94">
        <w:rPr>
          <w:rFonts w:ascii="Times New Roman" w:hAnsi="Times New Roman" w:cs="Times New Roman"/>
        </w:rPr>
        <w:t>study</w:t>
      </w:r>
      <w:r w:rsidR="008F1D94" w:rsidRPr="00575A46">
        <w:rPr>
          <w:rFonts w:ascii="Times New Roman" w:hAnsi="Times New Roman" w:cs="Times New Roman"/>
        </w:rPr>
        <w:t xml:space="preserve"> </w:t>
      </w:r>
      <w:r w:rsidR="00E26AAD" w:rsidRPr="00575A46">
        <w:rPr>
          <w:rFonts w:ascii="Times New Roman" w:hAnsi="Times New Roman" w:cs="Times New Roman"/>
        </w:rPr>
        <w:t xml:space="preserve">aimed </w:t>
      </w:r>
      <w:r w:rsidRPr="00575A46">
        <w:rPr>
          <w:rFonts w:ascii="Times New Roman" w:hAnsi="Times New Roman" w:cs="Times New Roman"/>
        </w:rPr>
        <w:t xml:space="preserve">to consider the </w:t>
      </w:r>
      <w:r w:rsidR="008F1D94">
        <w:rPr>
          <w:rFonts w:ascii="Times New Roman" w:hAnsi="Times New Roman" w:cs="Times New Roman"/>
        </w:rPr>
        <w:t>genotypic effects and growth regulator combination on in vitro nodal segments of four jojoba genotypes</w:t>
      </w:r>
      <w:r w:rsidR="007E4AC2">
        <w:rPr>
          <w:rFonts w:ascii="Times New Roman" w:hAnsi="Times New Roman" w:cs="Times New Roman"/>
        </w:rPr>
        <w:t xml:space="preserve"> adapted to western regions of Saudi Arabia</w:t>
      </w:r>
      <w:r w:rsidRPr="00575A46">
        <w:rPr>
          <w:rFonts w:ascii="Times New Roman" w:hAnsi="Times New Roman" w:cs="Times New Roman"/>
        </w:rPr>
        <w:t xml:space="preserve">.  </w:t>
      </w:r>
    </w:p>
    <w:p w:rsidR="00655DDD" w:rsidRPr="00F774F5" w:rsidRDefault="007265F6" w:rsidP="008D00F6">
      <w:pPr>
        <w:autoSpaceDE w:val="0"/>
        <w:autoSpaceDN w:val="0"/>
        <w:bidi w:val="0"/>
        <w:adjustRightInd w:val="0"/>
        <w:spacing w:after="0" w:line="480" w:lineRule="auto"/>
        <w:ind w:left="90"/>
        <w:jc w:val="center"/>
        <w:rPr>
          <w:rFonts w:ascii="Times New Roman" w:hAnsi="Times New Roman" w:cs="Times New Roman"/>
          <w:b/>
          <w:bCs/>
          <w:sz w:val="24"/>
          <w:szCs w:val="24"/>
        </w:rPr>
      </w:pPr>
      <w:r w:rsidRPr="00F774F5">
        <w:rPr>
          <w:rFonts w:ascii="Times New Roman" w:hAnsi="Times New Roman" w:cs="Times New Roman"/>
          <w:b/>
          <w:bCs/>
          <w:sz w:val="24"/>
          <w:szCs w:val="24"/>
        </w:rPr>
        <w:t>Materials and Methods</w:t>
      </w:r>
    </w:p>
    <w:p w:rsidR="00655DDD" w:rsidRPr="00575A46" w:rsidRDefault="007A4944" w:rsidP="00693C94">
      <w:pPr>
        <w:autoSpaceDE w:val="0"/>
        <w:autoSpaceDN w:val="0"/>
        <w:bidi w:val="0"/>
        <w:adjustRightInd w:val="0"/>
        <w:spacing w:after="0" w:line="480" w:lineRule="auto"/>
        <w:ind w:left="90" w:firstLine="630"/>
        <w:jc w:val="both"/>
        <w:rPr>
          <w:rFonts w:ascii="Times New Roman" w:hAnsi="Times New Roman" w:cs="Times New Roman"/>
        </w:rPr>
      </w:pPr>
      <w:r>
        <w:rPr>
          <w:rFonts w:ascii="Times New Roman" w:hAnsi="Times New Roman" w:cs="Times New Roman"/>
        </w:rPr>
        <w:lastRenderedPageBreak/>
        <w:t>The response of f</w:t>
      </w:r>
      <w:r w:rsidR="00247B8A" w:rsidRPr="00575A46">
        <w:rPr>
          <w:rFonts w:ascii="Times New Roman" w:hAnsi="Times New Roman" w:cs="Times New Roman"/>
        </w:rPr>
        <w:t xml:space="preserve">our </w:t>
      </w:r>
      <w:r w:rsidR="00655DDD" w:rsidRPr="00575A46">
        <w:rPr>
          <w:rFonts w:ascii="Times New Roman" w:hAnsi="Times New Roman" w:cs="Times New Roman"/>
        </w:rPr>
        <w:t xml:space="preserve">jojoba </w:t>
      </w:r>
      <w:r w:rsidR="005C3CC5" w:rsidRPr="00575A46">
        <w:rPr>
          <w:rFonts w:ascii="Times New Roman" w:hAnsi="Times New Roman" w:cs="Times New Roman"/>
        </w:rPr>
        <w:t>g</w:t>
      </w:r>
      <w:r w:rsidR="00655DDD" w:rsidRPr="00575A46">
        <w:rPr>
          <w:rFonts w:ascii="Times New Roman" w:hAnsi="Times New Roman" w:cs="Times New Roman"/>
        </w:rPr>
        <w:t xml:space="preserve">enotypes </w:t>
      </w:r>
      <w:r w:rsidR="005C3CC5" w:rsidRPr="00575A46">
        <w:rPr>
          <w:rFonts w:ascii="Times New Roman" w:hAnsi="Times New Roman" w:cs="Times New Roman"/>
        </w:rPr>
        <w:t xml:space="preserve">called </w:t>
      </w:r>
      <w:r w:rsidR="00B84D1B" w:rsidRPr="00575A46">
        <w:rPr>
          <w:rFonts w:ascii="Times New Roman" w:hAnsi="Times New Roman" w:cs="Times New Roman"/>
        </w:rPr>
        <w:t>‘</w:t>
      </w:r>
      <w:r w:rsidR="00247B8A" w:rsidRPr="00575A46">
        <w:rPr>
          <w:rFonts w:ascii="Times New Roman" w:hAnsi="Times New Roman" w:cs="Times New Roman"/>
        </w:rPr>
        <w:t>Hail A</w:t>
      </w:r>
      <w:r w:rsidR="00B84D1B" w:rsidRPr="00575A46">
        <w:rPr>
          <w:rFonts w:ascii="Times New Roman" w:hAnsi="Times New Roman" w:cs="Times New Roman"/>
        </w:rPr>
        <w:t>’</w:t>
      </w:r>
      <w:r w:rsidR="00655DDD" w:rsidRPr="00575A46">
        <w:rPr>
          <w:rFonts w:ascii="Times New Roman" w:hAnsi="Times New Roman" w:cs="Times New Roman"/>
        </w:rPr>
        <w:t xml:space="preserve">, </w:t>
      </w:r>
      <w:r w:rsidR="00B84D1B" w:rsidRPr="00575A46">
        <w:rPr>
          <w:rFonts w:ascii="Times New Roman" w:hAnsi="Times New Roman" w:cs="Times New Roman"/>
        </w:rPr>
        <w:t>‘</w:t>
      </w:r>
      <w:proofErr w:type="spellStart"/>
      <w:r w:rsidR="00247B8A" w:rsidRPr="00575A46">
        <w:rPr>
          <w:rFonts w:ascii="Times New Roman" w:hAnsi="Times New Roman" w:cs="Times New Roman"/>
        </w:rPr>
        <w:t>M</w:t>
      </w:r>
      <w:r>
        <w:rPr>
          <w:rFonts w:ascii="Times New Roman" w:hAnsi="Times New Roman" w:cs="Times New Roman"/>
        </w:rPr>
        <w:t>a</w:t>
      </w:r>
      <w:r w:rsidR="00247B8A" w:rsidRPr="00575A46">
        <w:rPr>
          <w:rFonts w:ascii="Times New Roman" w:hAnsi="Times New Roman" w:cs="Times New Roman"/>
        </w:rPr>
        <w:t>dina</w:t>
      </w:r>
      <w:r>
        <w:rPr>
          <w:rFonts w:ascii="Times New Roman" w:hAnsi="Times New Roman" w:cs="Times New Roman"/>
        </w:rPr>
        <w:t>h</w:t>
      </w:r>
      <w:proofErr w:type="spellEnd"/>
      <w:r w:rsidR="00B84D1B" w:rsidRPr="00575A46">
        <w:rPr>
          <w:rFonts w:ascii="Times New Roman" w:hAnsi="Times New Roman" w:cs="Times New Roman"/>
        </w:rPr>
        <w:t>’</w:t>
      </w:r>
      <w:r w:rsidR="00655DDD" w:rsidRPr="00575A46">
        <w:rPr>
          <w:rFonts w:ascii="Times New Roman" w:hAnsi="Times New Roman" w:cs="Times New Roman"/>
        </w:rPr>
        <w:t xml:space="preserve">, </w:t>
      </w:r>
      <w:r w:rsidR="00B84D1B" w:rsidRPr="00575A46">
        <w:rPr>
          <w:rFonts w:ascii="Times New Roman" w:hAnsi="Times New Roman" w:cs="Times New Roman"/>
        </w:rPr>
        <w:t>‘</w:t>
      </w:r>
      <w:r w:rsidR="00247B8A" w:rsidRPr="00575A46">
        <w:rPr>
          <w:rFonts w:ascii="Times New Roman" w:hAnsi="Times New Roman" w:cs="Times New Roman"/>
        </w:rPr>
        <w:t>Hail B</w:t>
      </w:r>
      <w:r w:rsidR="00B84D1B" w:rsidRPr="00575A46">
        <w:rPr>
          <w:rFonts w:ascii="Times New Roman" w:hAnsi="Times New Roman" w:cs="Times New Roman"/>
        </w:rPr>
        <w:t>’</w:t>
      </w:r>
      <w:r w:rsidR="00247B8A" w:rsidRPr="00575A46">
        <w:rPr>
          <w:rFonts w:ascii="Times New Roman" w:hAnsi="Times New Roman" w:cs="Times New Roman"/>
        </w:rPr>
        <w:t xml:space="preserve"> and </w:t>
      </w:r>
      <w:r w:rsidR="00B84D1B" w:rsidRPr="00575A46">
        <w:rPr>
          <w:rFonts w:ascii="Times New Roman" w:hAnsi="Times New Roman" w:cs="Times New Roman"/>
        </w:rPr>
        <w:t>‘</w:t>
      </w:r>
      <w:proofErr w:type="spellStart"/>
      <w:r w:rsidR="00247B8A" w:rsidRPr="00575A46">
        <w:rPr>
          <w:rFonts w:ascii="Times New Roman" w:hAnsi="Times New Roman" w:cs="Times New Roman"/>
        </w:rPr>
        <w:t>Hada</w:t>
      </w:r>
      <w:proofErr w:type="spellEnd"/>
      <w:r w:rsidR="00247B8A" w:rsidRPr="00575A46">
        <w:rPr>
          <w:rFonts w:ascii="Times New Roman" w:hAnsi="Times New Roman" w:cs="Times New Roman"/>
        </w:rPr>
        <w:t xml:space="preserve"> Al</w:t>
      </w:r>
      <w:r w:rsidR="00B84D1B" w:rsidRPr="00575A46">
        <w:rPr>
          <w:rFonts w:ascii="Times New Roman" w:hAnsi="Times New Roman" w:cs="Times New Roman"/>
        </w:rPr>
        <w:t>-</w:t>
      </w:r>
      <w:proofErr w:type="spellStart"/>
      <w:r w:rsidR="00247B8A" w:rsidRPr="00575A46">
        <w:rPr>
          <w:rFonts w:ascii="Times New Roman" w:hAnsi="Times New Roman" w:cs="Times New Roman"/>
        </w:rPr>
        <w:t>sham</w:t>
      </w:r>
      <w:r w:rsidR="00B84D1B" w:rsidRPr="00575A46">
        <w:rPr>
          <w:rFonts w:ascii="Times New Roman" w:hAnsi="Times New Roman" w:cs="Times New Roman"/>
        </w:rPr>
        <w:t>’</w:t>
      </w:r>
      <w:r>
        <w:rPr>
          <w:rFonts w:ascii="Times New Roman" w:hAnsi="Times New Roman" w:cs="Times New Roman"/>
        </w:rPr>
        <w:t>to</w:t>
      </w:r>
      <w:proofErr w:type="spellEnd"/>
      <w:r>
        <w:rPr>
          <w:rFonts w:ascii="Times New Roman" w:hAnsi="Times New Roman" w:cs="Times New Roman"/>
        </w:rPr>
        <w:t xml:space="preserve"> </w:t>
      </w:r>
      <w:r w:rsidRPr="007A4944">
        <w:rPr>
          <w:rFonts w:ascii="Times New Roman" w:hAnsi="Times New Roman" w:cs="Times New Roman"/>
          <w:i/>
          <w:iCs/>
        </w:rPr>
        <w:t>in vitro</w:t>
      </w:r>
      <w:r>
        <w:rPr>
          <w:rFonts w:ascii="Times New Roman" w:hAnsi="Times New Roman" w:cs="Times New Roman"/>
        </w:rPr>
        <w:t xml:space="preserve"> culture using nodal segment explants was investigated</w:t>
      </w:r>
      <w:r w:rsidR="00655DDD" w:rsidRPr="00575A46">
        <w:rPr>
          <w:rFonts w:ascii="Times New Roman" w:hAnsi="Times New Roman" w:cs="Times New Roman"/>
        </w:rPr>
        <w:t xml:space="preserve"> </w:t>
      </w:r>
      <w:proofErr w:type="spellStart"/>
      <w:r w:rsidR="00D00148" w:rsidRPr="00D00148">
        <w:rPr>
          <w:rFonts w:ascii="Times New Roman" w:hAnsi="Times New Roman" w:cs="Times New Roman"/>
        </w:rPr>
        <w:t>Osman</w:t>
      </w:r>
      <w:proofErr w:type="spellEnd"/>
      <w:r w:rsidR="00D00148" w:rsidRPr="00D00148">
        <w:rPr>
          <w:rFonts w:ascii="Times New Roman" w:hAnsi="Times New Roman" w:cs="Times New Roman"/>
        </w:rPr>
        <w:t xml:space="preserve"> and </w:t>
      </w:r>
      <w:proofErr w:type="spellStart"/>
      <w:r w:rsidR="00D00148" w:rsidRPr="00D00148">
        <w:rPr>
          <w:rFonts w:ascii="Times New Roman" w:hAnsi="Times New Roman" w:cs="Times New Roman"/>
        </w:rPr>
        <w:t>Abo</w:t>
      </w:r>
      <w:proofErr w:type="spellEnd"/>
      <w:r w:rsidR="00D00148" w:rsidRPr="00D00148">
        <w:rPr>
          <w:rFonts w:ascii="Times New Roman" w:hAnsi="Times New Roman" w:cs="Times New Roman"/>
        </w:rPr>
        <w:t xml:space="preserve"> Hassan</w:t>
      </w:r>
      <w:proofErr w:type="gramStart"/>
      <w:r w:rsidR="00693C94">
        <w:rPr>
          <w:rFonts w:ascii="Times New Roman" w:hAnsi="Times New Roman" w:cs="Times New Roman"/>
        </w:rPr>
        <w:t>,(</w:t>
      </w:r>
      <w:proofErr w:type="gramEnd"/>
      <w:r w:rsidR="00D00148" w:rsidRPr="00D00148">
        <w:rPr>
          <w:rFonts w:ascii="Times New Roman" w:hAnsi="Times New Roman" w:cs="Times New Roman"/>
        </w:rPr>
        <w:t>1997</w:t>
      </w:r>
      <w:r w:rsidR="00693C94">
        <w:rPr>
          <w:rFonts w:ascii="Times New Roman" w:hAnsi="Times New Roman" w:cs="Times New Roman"/>
        </w:rPr>
        <w:t>)</w:t>
      </w:r>
      <w:r w:rsidR="00D00148" w:rsidRPr="00D00148">
        <w:rPr>
          <w:rFonts w:ascii="Times New Roman" w:hAnsi="Times New Roman" w:cs="Times New Roman"/>
        </w:rPr>
        <w:t xml:space="preserve"> </w:t>
      </w:r>
      <w:r w:rsidR="00655DDD" w:rsidRPr="00575A46">
        <w:rPr>
          <w:rFonts w:ascii="Times New Roman" w:hAnsi="Times New Roman" w:cs="Times New Roman"/>
        </w:rPr>
        <w:t xml:space="preserve">. The </w:t>
      </w:r>
      <w:r w:rsidR="00031380" w:rsidRPr="00575A46">
        <w:rPr>
          <w:rFonts w:ascii="Times New Roman" w:hAnsi="Times New Roman" w:cs="Times New Roman"/>
        </w:rPr>
        <w:t>1</w:t>
      </w:r>
      <w:r w:rsidR="00AC3CB0" w:rsidRPr="00575A46">
        <w:rPr>
          <w:rFonts w:ascii="Times New Roman" w:hAnsi="Times New Roman" w:cs="Times New Roman"/>
        </w:rPr>
        <w:t xml:space="preserve"> – 2</w:t>
      </w:r>
      <w:r w:rsidR="00031380" w:rsidRPr="00575A46">
        <w:rPr>
          <w:rFonts w:ascii="Times New Roman" w:hAnsi="Times New Roman" w:cs="Times New Roman"/>
        </w:rPr>
        <w:t xml:space="preserve"> </w:t>
      </w:r>
      <w:r w:rsidR="00AC3CB0" w:rsidRPr="00575A46">
        <w:rPr>
          <w:rFonts w:ascii="Times New Roman" w:hAnsi="Times New Roman" w:cs="Times New Roman"/>
        </w:rPr>
        <w:t xml:space="preserve">cm nodal segments were prepared from </w:t>
      </w:r>
      <w:r>
        <w:rPr>
          <w:rFonts w:ascii="Times New Roman" w:hAnsi="Times New Roman" w:cs="Times New Roman"/>
        </w:rPr>
        <w:t>the newly</w:t>
      </w:r>
      <w:r w:rsidR="00AC3CB0" w:rsidRPr="00575A46">
        <w:rPr>
          <w:rFonts w:ascii="Times New Roman" w:hAnsi="Times New Roman" w:cs="Times New Roman"/>
        </w:rPr>
        <w:t xml:space="preserve"> established </w:t>
      </w:r>
      <w:r w:rsidR="00655DDD" w:rsidRPr="00575A46">
        <w:rPr>
          <w:rFonts w:ascii="Times New Roman" w:hAnsi="Times New Roman" w:cs="Times New Roman"/>
        </w:rPr>
        <w:t>branches</w:t>
      </w:r>
      <w:r w:rsidR="00B24DD7">
        <w:rPr>
          <w:rFonts w:ascii="Times New Roman" w:hAnsi="Times New Roman" w:cs="Times New Roman"/>
        </w:rPr>
        <w:t xml:space="preserve"> (o</w:t>
      </w:r>
      <w:r>
        <w:rPr>
          <w:rFonts w:ascii="Times New Roman" w:hAnsi="Times New Roman" w:cs="Times New Roman"/>
        </w:rPr>
        <w:t>ne year</w:t>
      </w:r>
      <w:r w:rsidR="00B24DD7">
        <w:rPr>
          <w:rFonts w:ascii="Times New Roman" w:hAnsi="Times New Roman" w:cs="Times New Roman"/>
        </w:rPr>
        <w:t xml:space="preserve"> old</w:t>
      </w:r>
      <w:r>
        <w:rPr>
          <w:rFonts w:ascii="Times New Roman" w:hAnsi="Times New Roman" w:cs="Times New Roman"/>
        </w:rPr>
        <w:t>)</w:t>
      </w:r>
      <w:r w:rsidR="00655DDD" w:rsidRPr="00575A46">
        <w:rPr>
          <w:rFonts w:ascii="Times New Roman" w:hAnsi="Times New Roman" w:cs="Times New Roman"/>
        </w:rPr>
        <w:t xml:space="preserve"> </w:t>
      </w:r>
      <w:r w:rsidR="00AC3CB0" w:rsidRPr="00575A46">
        <w:rPr>
          <w:rFonts w:ascii="Times New Roman" w:hAnsi="Times New Roman" w:cs="Times New Roman"/>
        </w:rPr>
        <w:t>on</w:t>
      </w:r>
      <w:r w:rsidR="00031380" w:rsidRPr="00575A46">
        <w:rPr>
          <w:rFonts w:ascii="Times New Roman" w:hAnsi="Times New Roman" w:cs="Times New Roman"/>
        </w:rPr>
        <w:t xml:space="preserve"> the</w:t>
      </w:r>
      <w:r w:rsidR="00AC3CB0" w:rsidRPr="00575A46">
        <w:rPr>
          <w:rFonts w:ascii="Times New Roman" w:hAnsi="Times New Roman" w:cs="Times New Roman"/>
        </w:rPr>
        <w:t xml:space="preserve"> 5 years old jojoba plants. </w:t>
      </w:r>
      <w:r w:rsidR="00031380" w:rsidRPr="00575A46">
        <w:rPr>
          <w:rFonts w:ascii="Times New Roman" w:hAnsi="Times New Roman" w:cs="Times New Roman"/>
        </w:rPr>
        <w:t xml:space="preserve">The </w:t>
      </w:r>
      <w:r>
        <w:rPr>
          <w:rFonts w:ascii="Times New Roman" w:hAnsi="Times New Roman" w:cs="Times New Roman"/>
        </w:rPr>
        <w:t xml:space="preserve">selected </w:t>
      </w:r>
      <w:r w:rsidR="00031380" w:rsidRPr="00575A46">
        <w:rPr>
          <w:rFonts w:ascii="Times New Roman" w:hAnsi="Times New Roman" w:cs="Times New Roman"/>
        </w:rPr>
        <w:t xml:space="preserve">branches were divided to small pieces each </w:t>
      </w:r>
      <w:r w:rsidR="00B24DD7">
        <w:rPr>
          <w:rFonts w:ascii="Times New Roman" w:hAnsi="Times New Roman" w:cs="Times New Roman"/>
        </w:rPr>
        <w:t>of</w:t>
      </w:r>
      <w:r w:rsidR="00031380" w:rsidRPr="00575A46">
        <w:rPr>
          <w:rFonts w:ascii="Times New Roman" w:hAnsi="Times New Roman" w:cs="Times New Roman"/>
        </w:rPr>
        <w:t xml:space="preserve"> 2 to 3 nodes</w:t>
      </w:r>
      <w:r>
        <w:rPr>
          <w:rFonts w:ascii="Times New Roman" w:hAnsi="Times New Roman" w:cs="Times New Roman"/>
        </w:rPr>
        <w:t xml:space="preserve"> after removing the </w:t>
      </w:r>
      <w:r w:rsidRPr="00575A46">
        <w:rPr>
          <w:rFonts w:ascii="Times New Roman" w:hAnsi="Times New Roman" w:cs="Times New Roman"/>
        </w:rPr>
        <w:t>leaves</w:t>
      </w:r>
      <w:r w:rsidR="00031380" w:rsidRPr="00575A46">
        <w:rPr>
          <w:rFonts w:ascii="Times New Roman" w:hAnsi="Times New Roman" w:cs="Times New Roman"/>
        </w:rPr>
        <w:t xml:space="preserve"> </w:t>
      </w:r>
      <w:r>
        <w:rPr>
          <w:rFonts w:ascii="Times New Roman" w:hAnsi="Times New Roman" w:cs="Times New Roman"/>
        </w:rPr>
        <w:t>and</w:t>
      </w:r>
      <w:r w:rsidR="00031380" w:rsidRPr="00575A46">
        <w:rPr>
          <w:rFonts w:ascii="Times New Roman" w:hAnsi="Times New Roman" w:cs="Times New Roman"/>
        </w:rPr>
        <w:t xml:space="preserve"> </w:t>
      </w:r>
      <w:r w:rsidRPr="00575A46">
        <w:rPr>
          <w:rFonts w:ascii="Times New Roman" w:hAnsi="Times New Roman" w:cs="Times New Roman"/>
        </w:rPr>
        <w:t>keep</w:t>
      </w:r>
      <w:r w:rsidR="00031380" w:rsidRPr="00575A46">
        <w:rPr>
          <w:rFonts w:ascii="Times New Roman" w:hAnsi="Times New Roman" w:cs="Times New Roman"/>
        </w:rPr>
        <w:t xml:space="preserve"> the petiole intact. The branches pieces </w:t>
      </w:r>
      <w:r w:rsidR="00F35B54" w:rsidRPr="00575A46">
        <w:rPr>
          <w:rFonts w:ascii="Times New Roman" w:hAnsi="Times New Roman" w:cs="Times New Roman"/>
        </w:rPr>
        <w:t>were subjected to a steriliz</w:t>
      </w:r>
      <w:r w:rsidR="00C714E9" w:rsidRPr="00575A46">
        <w:rPr>
          <w:rFonts w:ascii="Times New Roman" w:hAnsi="Times New Roman" w:cs="Times New Roman"/>
        </w:rPr>
        <w:t>ation</w:t>
      </w:r>
      <w:r w:rsidR="00F35B54" w:rsidRPr="00575A46">
        <w:rPr>
          <w:rFonts w:ascii="Times New Roman" w:hAnsi="Times New Roman" w:cs="Times New Roman"/>
        </w:rPr>
        <w:t xml:space="preserve"> protocol as following: a) </w:t>
      </w:r>
      <w:r w:rsidR="00F8723E" w:rsidRPr="00575A46">
        <w:rPr>
          <w:rFonts w:ascii="Times New Roman" w:hAnsi="Times New Roman" w:cs="Times New Roman"/>
        </w:rPr>
        <w:t xml:space="preserve">the explants were </w:t>
      </w:r>
      <w:r w:rsidR="00031380" w:rsidRPr="00575A46">
        <w:rPr>
          <w:rFonts w:ascii="Times New Roman" w:hAnsi="Times New Roman" w:cs="Times New Roman"/>
        </w:rPr>
        <w:t xml:space="preserve">thoroughly </w:t>
      </w:r>
      <w:r w:rsidR="00655DDD" w:rsidRPr="00575A46">
        <w:rPr>
          <w:rFonts w:ascii="Times New Roman" w:hAnsi="Times New Roman" w:cs="Times New Roman"/>
        </w:rPr>
        <w:t>washed in running tap water for 30 min</w:t>
      </w:r>
      <w:r w:rsidR="00F35B54" w:rsidRPr="00575A46">
        <w:rPr>
          <w:rFonts w:ascii="Times New Roman" w:hAnsi="Times New Roman" w:cs="Times New Roman"/>
        </w:rPr>
        <w:t>, b</w:t>
      </w:r>
      <w:r w:rsidR="00031380" w:rsidRPr="00575A46">
        <w:rPr>
          <w:rFonts w:ascii="Times New Roman" w:hAnsi="Times New Roman" w:cs="Times New Roman"/>
        </w:rPr>
        <w:t xml:space="preserve">) </w:t>
      </w:r>
      <w:r w:rsidR="00BE5822">
        <w:rPr>
          <w:rFonts w:ascii="Times New Roman" w:hAnsi="Times New Roman" w:cs="Times New Roman"/>
        </w:rPr>
        <w:t xml:space="preserve">after dividing the branches pieces to </w:t>
      </w:r>
      <w:r w:rsidR="00031380" w:rsidRPr="00575A46">
        <w:rPr>
          <w:rFonts w:ascii="Times New Roman" w:hAnsi="Times New Roman" w:cs="Times New Roman"/>
        </w:rPr>
        <w:t>1</w:t>
      </w:r>
      <w:r w:rsidR="00655DDD" w:rsidRPr="00575A46">
        <w:rPr>
          <w:rFonts w:ascii="Times New Roman" w:hAnsi="Times New Roman" w:cs="Times New Roman"/>
        </w:rPr>
        <w:t xml:space="preserve"> - </w:t>
      </w:r>
      <w:r w:rsidR="00031380" w:rsidRPr="00575A46">
        <w:rPr>
          <w:rFonts w:ascii="Times New Roman" w:hAnsi="Times New Roman" w:cs="Times New Roman"/>
        </w:rPr>
        <w:t>2</w:t>
      </w:r>
      <w:r w:rsidR="00655DDD" w:rsidRPr="00575A46">
        <w:rPr>
          <w:rFonts w:ascii="Times New Roman" w:hAnsi="Times New Roman" w:cs="Times New Roman"/>
        </w:rPr>
        <w:t>.0 cm long nodal segments</w:t>
      </w:r>
      <w:r w:rsidR="00F35B54" w:rsidRPr="00575A46">
        <w:rPr>
          <w:rFonts w:ascii="Times New Roman" w:hAnsi="Times New Roman" w:cs="Times New Roman"/>
        </w:rPr>
        <w:t xml:space="preserve"> </w:t>
      </w:r>
      <w:r w:rsidR="00BE5822">
        <w:rPr>
          <w:rFonts w:ascii="Times New Roman" w:hAnsi="Times New Roman" w:cs="Times New Roman"/>
        </w:rPr>
        <w:t xml:space="preserve">(each contained one node), </w:t>
      </w:r>
      <w:r w:rsidR="00BE5822" w:rsidRPr="00575A46">
        <w:rPr>
          <w:rFonts w:ascii="Times New Roman" w:hAnsi="Times New Roman" w:cs="Times New Roman"/>
        </w:rPr>
        <w:t xml:space="preserve"> </w:t>
      </w:r>
      <w:r w:rsidR="00BE5822">
        <w:rPr>
          <w:rFonts w:ascii="Times New Roman" w:hAnsi="Times New Roman" w:cs="Times New Roman"/>
        </w:rPr>
        <w:t xml:space="preserve">the explants were </w:t>
      </w:r>
      <w:r w:rsidR="00655DDD" w:rsidRPr="00575A46">
        <w:rPr>
          <w:rFonts w:ascii="Times New Roman" w:hAnsi="Times New Roman" w:cs="Times New Roman"/>
        </w:rPr>
        <w:t>dipped in 9</w:t>
      </w:r>
      <w:r w:rsidR="00031380" w:rsidRPr="00575A46">
        <w:rPr>
          <w:rFonts w:ascii="Times New Roman" w:hAnsi="Times New Roman" w:cs="Times New Roman"/>
        </w:rPr>
        <w:t>8</w:t>
      </w:r>
      <w:r w:rsidR="00655DDD" w:rsidRPr="00575A46">
        <w:rPr>
          <w:rFonts w:ascii="Times New Roman" w:hAnsi="Times New Roman" w:cs="Times New Roman"/>
        </w:rPr>
        <w:t xml:space="preserve">% ethanol (v/v) for </w:t>
      </w:r>
      <w:r w:rsidR="00456178" w:rsidRPr="00575A46">
        <w:rPr>
          <w:rFonts w:ascii="Times New Roman" w:hAnsi="Times New Roman" w:cs="Times New Roman"/>
        </w:rPr>
        <w:t xml:space="preserve">5 - </w:t>
      </w:r>
      <w:r w:rsidR="00655DDD" w:rsidRPr="00575A46">
        <w:rPr>
          <w:rFonts w:ascii="Times New Roman" w:hAnsi="Times New Roman" w:cs="Times New Roman"/>
        </w:rPr>
        <w:t xml:space="preserve">10 s, </w:t>
      </w:r>
      <w:r w:rsidR="00456178" w:rsidRPr="00575A46">
        <w:rPr>
          <w:rFonts w:ascii="Times New Roman" w:hAnsi="Times New Roman" w:cs="Times New Roman"/>
        </w:rPr>
        <w:t>c</w:t>
      </w:r>
      <w:r w:rsidR="00F35B54" w:rsidRPr="00575A46">
        <w:rPr>
          <w:rFonts w:ascii="Times New Roman" w:hAnsi="Times New Roman" w:cs="Times New Roman"/>
        </w:rPr>
        <w:t>) then</w:t>
      </w:r>
      <w:r w:rsidR="00155082" w:rsidRPr="00575A46">
        <w:rPr>
          <w:rFonts w:ascii="Times New Roman" w:hAnsi="Times New Roman" w:cs="Times New Roman"/>
        </w:rPr>
        <w:t xml:space="preserve"> </w:t>
      </w:r>
      <w:r w:rsidR="00655DDD" w:rsidRPr="00575A46">
        <w:rPr>
          <w:rFonts w:ascii="Times New Roman" w:hAnsi="Times New Roman" w:cs="Times New Roman"/>
        </w:rPr>
        <w:t xml:space="preserve">dipped in </w:t>
      </w:r>
      <w:r w:rsidR="00031380" w:rsidRPr="00575A46">
        <w:rPr>
          <w:rFonts w:ascii="Times New Roman" w:hAnsi="Times New Roman" w:cs="Times New Roman"/>
        </w:rPr>
        <w:t>10</w:t>
      </w:r>
      <w:r w:rsidR="00655DDD" w:rsidRPr="00575A46">
        <w:rPr>
          <w:rFonts w:ascii="Times New Roman" w:hAnsi="Times New Roman" w:cs="Times New Roman"/>
        </w:rPr>
        <w:t>% Clorox (v/v) solution + 2 drops of Tween-20</w:t>
      </w:r>
      <w:r w:rsidR="00F35B54" w:rsidRPr="00575A46">
        <w:rPr>
          <w:rFonts w:ascii="Times New Roman" w:hAnsi="Times New Roman" w:cs="Times New Roman"/>
        </w:rPr>
        <w:t xml:space="preserve"> for 15 min</w:t>
      </w:r>
      <w:r w:rsidR="00456178" w:rsidRPr="00575A46">
        <w:rPr>
          <w:rFonts w:ascii="Times New Roman" w:hAnsi="Times New Roman" w:cs="Times New Roman"/>
        </w:rPr>
        <w:t>,</w:t>
      </w:r>
      <w:r w:rsidR="00F35B54" w:rsidRPr="00575A46">
        <w:rPr>
          <w:rFonts w:ascii="Times New Roman" w:hAnsi="Times New Roman" w:cs="Times New Roman"/>
        </w:rPr>
        <w:t xml:space="preserve"> and </w:t>
      </w:r>
      <w:r w:rsidR="00456178" w:rsidRPr="00575A46">
        <w:rPr>
          <w:rFonts w:ascii="Times New Roman" w:hAnsi="Times New Roman" w:cs="Times New Roman"/>
        </w:rPr>
        <w:t>e</w:t>
      </w:r>
      <w:r w:rsidR="00F35B54" w:rsidRPr="00575A46">
        <w:rPr>
          <w:rFonts w:ascii="Times New Roman" w:hAnsi="Times New Roman" w:cs="Times New Roman"/>
        </w:rPr>
        <w:t xml:space="preserve">) </w:t>
      </w:r>
      <w:r w:rsidR="00655DDD" w:rsidRPr="00575A46">
        <w:rPr>
          <w:rFonts w:ascii="Times New Roman" w:hAnsi="Times New Roman" w:cs="Times New Roman"/>
        </w:rPr>
        <w:t xml:space="preserve">the explants were dipped in 0.1% mercuric chloride (w/v) solution for 15 min and </w:t>
      </w:r>
      <w:r w:rsidR="00F35B54" w:rsidRPr="00575A46">
        <w:rPr>
          <w:rFonts w:ascii="Times New Roman" w:hAnsi="Times New Roman" w:cs="Times New Roman"/>
        </w:rPr>
        <w:t xml:space="preserve">subsequently washed 4 times </w:t>
      </w:r>
      <w:r w:rsidR="00655DDD" w:rsidRPr="00575A46">
        <w:rPr>
          <w:rFonts w:ascii="Times New Roman" w:hAnsi="Times New Roman" w:cs="Times New Roman"/>
        </w:rPr>
        <w:t xml:space="preserve">in sterile distilled water each for 5 min. The sterilization </w:t>
      </w:r>
      <w:r w:rsidR="00F35B54" w:rsidRPr="00575A46">
        <w:rPr>
          <w:rFonts w:ascii="Times New Roman" w:hAnsi="Times New Roman" w:cs="Times New Roman"/>
        </w:rPr>
        <w:t xml:space="preserve">steps </w:t>
      </w:r>
      <w:r w:rsidR="00A34FE7" w:rsidRPr="00575A46">
        <w:rPr>
          <w:rFonts w:ascii="Times New Roman" w:hAnsi="Times New Roman" w:cs="Times New Roman"/>
        </w:rPr>
        <w:t xml:space="preserve">from </w:t>
      </w:r>
      <w:r w:rsidR="00456178" w:rsidRPr="00575A46">
        <w:rPr>
          <w:rFonts w:ascii="Times New Roman" w:hAnsi="Times New Roman" w:cs="Times New Roman"/>
        </w:rPr>
        <w:t>b</w:t>
      </w:r>
      <w:r w:rsidR="00F35B54" w:rsidRPr="00575A46">
        <w:rPr>
          <w:rFonts w:ascii="Times New Roman" w:hAnsi="Times New Roman" w:cs="Times New Roman"/>
        </w:rPr>
        <w:t xml:space="preserve"> to </w:t>
      </w:r>
      <w:r w:rsidR="00456178" w:rsidRPr="00575A46">
        <w:rPr>
          <w:rFonts w:ascii="Times New Roman" w:hAnsi="Times New Roman" w:cs="Times New Roman"/>
        </w:rPr>
        <w:t>e</w:t>
      </w:r>
      <w:r w:rsidR="00F35B54" w:rsidRPr="00575A46">
        <w:rPr>
          <w:rFonts w:ascii="Times New Roman" w:hAnsi="Times New Roman" w:cs="Times New Roman"/>
        </w:rPr>
        <w:t xml:space="preserve"> </w:t>
      </w:r>
      <w:r w:rsidR="00655DDD" w:rsidRPr="00575A46">
        <w:rPr>
          <w:rFonts w:ascii="Times New Roman" w:hAnsi="Times New Roman" w:cs="Times New Roman"/>
        </w:rPr>
        <w:t>were conducted in a laminar air flow hood. The explants were cultured on MS medium</w:t>
      </w:r>
      <w:r w:rsidR="00375633">
        <w:rPr>
          <w:rFonts w:ascii="Times New Roman" w:hAnsi="Times New Roman" w:cs="Times New Roman"/>
        </w:rPr>
        <w:t xml:space="preserve"> (</w:t>
      </w:r>
      <w:proofErr w:type="spellStart"/>
      <w:r w:rsidR="00375633">
        <w:rPr>
          <w:rFonts w:ascii="Times New Roman" w:hAnsi="Times New Roman" w:cs="Times New Roman"/>
        </w:rPr>
        <w:t>Murashige</w:t>
      </w:r>
      <w:proofErr w:type="spellEnd"/>
      <w:r w:rsidR="00375633" w:rsidRPr="00375633">
        <w:rPr>
          <w:rFonts w:ascii="Times New Roman" w:hAnsi="Times New Roman" w:cs="Times New Roman"/>
        </w:rPr>
        <w:t xml:space="preserve"> </w:t>
      </w:r>
      <w:r w:rsidR="00375633">
        <w:rPr>
          <w:rFonts w:ascii="Times New Roman" w:hAnsi="Times New Roman" w:cs="Times New Roman"/>
        </w:rPr>
        <w:t>and</w:t>
      </w:r>
      <w:r w:rsidR="00375633" w:rsidRPr="00375633">
        <w:rPr>
          <w:rFonts w:ascii="Times New Roman" w:hAnsi="Times New Roman" w:cs="Times New Roman"/>
        </w:rPr>
        <w:t xml:space="preserve">. </w:t>
      </w:r>
      <w:proofErr w:type="spellStart"/>
      <w:r w:rsidR="00375633" w:rsidRPr="00375633">
        <w:rPr>
          <w:rFonts w:ascii="Times New Roman" w:hAnsi="Times New Roman" w:cs="Times New Roman"/>
        </w:rPr>
        <w:t>Skoog</w:t>
      </w:r>
      <w:proofErr w:type="spellEnd"/>
      <w:r w:rsidR="00375633">
        <w:rPr>
          <w:rFonts w:ascii="Times New Roman" w:hAnsi="Times New Roman" w:cs="Times New Roman"/>
        </w:rPr>
        <w:t xml:space="preserve"> 1962)</w:t>
      </w:r>
      <w:r w:rsidR="00866EB9">
        <w:rPr>
          <w:rFonts w:ascii="Times New Roman" w:hAnsi="Times New Roman" w:cs="Times New Roman"/>
        </w:rPr>
        <w:t xml:space="preserve"> </w:t>
      </w:r>
      <w:r w:rsidR="00655DDD" w:rsidRPr="00575A46">
        <w:rPr>
          <w:rFonts w:ascii="Times New Roman" w:hAnsi="Times New Roman" w:cs="Times New Roman"/>
        </w:rPr>
        <w:t>containing 3</w:t>
      </w:r>
      <w:r w:rsidR="00456178" w:rsidRPr="00575A46">
        <w:rPr>
          <w:rFonts w:ascii="Times New Roman" w:hAnsi="Times New Roman" w:cs="Times New Roman"/>
        </w:rPr>
        <w:t>0</w:t>
      </w:r>
      <w:r w:rsidR="00F8723E" w:rsidRPr="00575A46">
        <w:rPr>
          <w:rFonts w:ascii="Times New Roman" w:hAnsi="Times New Roman" w:cs="Times New Roman"/>
        </w:rPr>
        <w:t xml:space="preserve"> </w:t>
      </w:r>
      <w:r w:rsidR="00456178" w:rsidRPr="00575A46">
        <w:rPr>
          <w:rFonts w:ascii="Times New Roman" w:hAnsi="Times New Roman" w:cs="Times New Roman"/>
        </w:rPr>
        <w:t>g/l</w:t>
      </w:r>
      <w:r w:rsidR="00655DDD" w:rsidRPr="00575A46">
        <w:rPr>
          <w:rFonts w:ascii="Times New Roman" w:hAnsi="Times New Roman" w:cs="Times New Roman"/>
        </w:rPr>
        <w:t xml:space="preserve"> sucrose</w:t>
      </w:r>
      <w:r w:rsidR="00BE5822">
        <w:rPr>
          <w:rFonts w:ascii="Times New Roman" w:hAnsi="Times New Roman" w:cs="Times New Roman"/>
        </w:rPr>
        <w:t xml:space="preserve"> and</w:t>
      </w:r>
      <w:r w:rsidR="00655DDD" w:rsidRPr="00575A46">
        <w:rPr>
          <w:rFonts w:ascii="Times New Roman" w:hAnsi="Times New Roman" w:cs="Times New Roman"/>
        </w:rPr>
        <w:t xml:space="preserve"> </w:t>
      </w:r>
      <w:r w:rsidR="00456178" w:rsidRPr="00575A46">
        <w:rPr>
          <w:rFonts w:ascii="Times New Roman" w:hAnsi="Times New Roman" w:cs="Times New Roman"/>
        </w:rPr>
        <w:t>8</w:t>
      </w:r>
      <w:r w:rsidR="00F8723E" w:rsidRPr="00575A46">
        <w:rPr>
          <w:rFonts w:ascii="Times New Roman" w:hAnsi="Times New Roman" w:cs="Times New Roman"/>
        </w:rPr>
        <w:t xml:space="preserve"> </w:t>
      </w:r>
      <w:r w:rsidR="00456178" w:rsidRPr="00575A46">
        <w:rPr>
          <w:rFonts w:ascii="Times New Roman" w:hAnsi="Times New Roman" w:cs="Times New Roman"/>
        </w:rPr>
        <w:t>g/l</w:t>
      </w:r>
      <w:r w:rsidR="00655DDD" w:rsidRPr="00575A46">
        <w:rPr>
          <w:rFonts w:ascii="Times New Roman" w:hAnsi="Times New Roman" w:cs="Times New Roman"/>
        </w:rPr>
        <w:t xml:space="preserve"> agar</w:t>
      </w:r>
      <w:r w:rsidR="00A34FE7" w:rsidRPr="00575A46">
        <w:rPr>
          <w:rFonts w:ascii="Times New Roman" w:hAnsi="Times New Roman" w:cs="Times New Roman"/>
        </w:rPr>
        <w:t xml:space="preserve">. </w:t>
      </w:r>
      <w:r w:rsidR="00655DDD" w:rsidRPr="00575A46">
        <w:rPr>
          <w:rFonts w:ascii="Times New Roman" w:hAnsi="Times New Roman" w:cs="Times New Roman"/>
        </w:rPr>
        <w:t>The pH of the medi</w:t>
      </w:r>
      <w:r w:rsidR="00BE5822">
        <w:rPr>
          <w:rFonts w:ascii="Times New Roman" w:hAnsi="Times New Roman" w:cs="Times New Roman"/>
        </w:rPr>
        <w:t>um</w:t>
      </w:r>
      <w:r w:rsidR="00655DDD" w:rsidRPr="00575A46">
        <w:rPr>
          <w:rFonts w:ascii="Times New Roman" w:hAnsi="Times New Roman" w:cs="Times New Roman"/>
        </w:rPr>
        <w:t xml:space="preserve"> was adjusted </w:t>
      </w:r>
      <w:r w:rsidR="00C714E9" w:rsidRPr="00575A46">
        <w:rPr>
          <w:rFonts w:ascii="Times New Roman" w:hAnsi="Times New Roman" w:cs="Times New Roman"/>
        </w:rPr>
        <w:t>to 5.</w:t>
      </w:r>
      <w:r w:rsidR="00456178" w:rsidRPr="00575A46">
        <w:rPr>
          <w:rFonts w:ascii="Times New Roman" w:hAnsi="Times New Roman" w:cs="Times New Roman"/>
        </w:rPr>
        <w:t>8</w:t>
      </w:r>
      <w:r w:rsidR="00C714E9" w:rsidRPr="00575A46">
        <w:rPr>
          <w:rFonts w:ascii="Times New Roman" w:hAnsi="Times New Roman" w:cs="Times New Roman"/>
        </w:rPr>
        <w:t xml:space="preserve"> </w:t>
      </w:r>
      <w:r w:rsidR="00BB60A1" w:rsidRPr="00575A46">
        <w:rPr>
          <w:rFonts w:ascii="Times New Roman" w:hAnsi="Times New Roman" w:cs="Times New Roman"/>
        </w:rPr>
        <w:t>prior to adding agar</w:t>
      </w:r>
      <w:r w:rsidR="00BE5822">
        <w:rPr>
          <w:rFonts w:ascii="Times New Roman" w:hAnsi="Times New Roman" w:cs="Times New Roman"/>
        </w:rPr>
        <w:t xml:space="preserve"> and</w:t>
      </w:r>
      <w:r w:rsidR="00C714E9" w:rsidRPr="00575A46">
        <w:rPr>
          <w:rFonts w:ascii="Times New Roman" w:hAnsi="Times New Roman" w:cs="Times New Roman"/>
        </w:rPr>
        <w:t xml:space="preserve"> </w:t>
      </w:r>
      <w:r w:rsidR="00BE5822">
        <w:rPr>
          <w:rFonts w:ascii="Times New Roman" w:hAnsi="Times New Roman" w:cs="Times New Roman"/>
        </w:rPr>
        <w:t>t</w:t>
      </w:r>
      <w:r w:rsidR="00C714E9" w:rsidRPr="00575A46">
        <w:rPr>
          <w:rFonts w:ascii="Times New Roman" w:hAnsi="Times New Roman" w:cs="Times New Roman"/>
        </w:rPr>
        <w:t>he</w:t>
      </w:r>
      <w:r w:rsidR="00BB60A1" w:rsidRPr="00575A46">
        <w:rPr>
          <w:rFonts w:ascii="Times New Roman" w:hAnsi="Times New Roman" w:cs="Times New Roman"/>
        </w:rPr>
        <w:t xml:space="preserve"> m</w:t>
      </w:r>
      <w:r w:rsidR="00655DDD" w:rsidRPr="00575A46">
        <w:rPr>
          <w:rFonts w:ascii="Times New Roman" w:hAnsi="Times New Roman" w:cs="Times New Roman"/>
        </w:rPr>
        <w:t>edi</w:t>
      </w:r>
      <w:r w:rsidR="00BE5822">
        <w:rPr>
          <w:rFonts w:ascii="Times New Roman" w:hAnsi="Times New Roman" w:cs="Times New Roman"/>
        </w:rPr>
        <w:t>um</w:t>
      </w:r>
      <w:r w:rsidR="00655DDD" w:rsidRPr="00575A46">
        <w:rPr>
          <w:rFonts w:ascii="Times New Roman" w:hAnsi="Times New Roman" w:cs="Times New Roman"/>
        </w:rPr>
        <w:t xml:space="preserve"> </w:t>
      </w:r>
      <w:r w:rsidR="00BE5822">
        <w:rPr>
          <w:rFonts w:ascii="Times New Roman" w:hAnsi="Times New Roman" w:cs="Times New Roman"/>
        </w:rPr>
        <w:t>was</w:t>
      </w:r>
      <w:r w:rsidR="00BE5822" w:rsidRPr="00575A46">
        <w:rPr>
          <w:rFonts w:ascii="Times New Roman" w:hAnsi="Times New Roman" w:cs="Times New Roman"/>
        </w:rPr>
        <w:t xml:space="preserve"> </w:t>
      </w:r>
      <w:r w:rsidR="00655DDD" w:rsidRPr="00575A46">
        <w:rPr>
          <w:rFonts w:ascii="Times New Roman" w:hAnsi="Times New Roman" w:cs="Times New Roman"/>
        </w:rPr>
        <w:t>autoclaved at 121</w:t>
      </w:r>
      <w:r w:rsidR="00655DDD" w:rsidRPr="00575A46">
        <w:rPr>
          <w:rFonts w:ascii="Times New Roman" w:hAnsi="Times New Roman" w:cs="Times New Roman"/>
          <w:vertAlign w:val="superscript"/>
        </w:rPr>
        <w:t>o</w:t>
      </w:r>
      <w:r w:rsidR="00655DDD" w:rsidRPr="00575A46">
        <w:rPr>
          <w:rFonts w:ascii="Times New Roman" w:hAnsi="Times New Roman" w:cs="Times New Roman"/>
        </w:rPr>
        <w:t>C and 1.05 kg cm</w:t>
      </w:r>
      <w:r w:rsidR="00655DDD" w:rsidRPr="00575A46">
        <w:rPr>
          <w:rFonts w:ascii="Times New Roman" w:hAnsi="Times New Roman" w:cs="Times New Roman"/>
          <w:vertAlign w:val="superscript"/>
        </w:rPr>
        <w:t>-2</w:t>
      </w:r>
      <w:r w:rsidR="00655DDD" w:rsidRPr="00575A46">
        <w:rPr>
          <w:rFonts w:ascii="Times New Roman" w:hAnsi="Times New Roman" w:cs="Times New Roman"/>
        </w:rPr>
        <w:t xml:space="preserve"> for </w:t>
      </w:r>
      <w:r w:rsidR="00C714E9" w:rsidRPr="00575A46">
        <w:rPr>
          <w:rFonts w:ascii="Times New Roman" w:hAnsi="Times New Roman" w:cs="Times New Roman"/>
        </w:rPr>
        <w:t>15</w:t>
      </w:r>
      <w:r w:rsidR="00655DDD" w:rsidRPr="00575A46">
        <w:rPr>
          <w:rFonts w:ascii="Times New Roman" w:hAnsi="Times New Roman" w:cs="Times New Roman"/>
        </w:rPr>
        <w:t xml:space="preserve"> min. </w:t>
      </w:r>
      <w:r w:rsidR="00456178" w:rsidRPr="00575A46">
        <w:rPr>
          <w:rFonts w:ascii="Times New Roman" w:hAnsi="Times New Roman" w:cs="Times New Roman"/>
        </w:rPr>
        <w:t xml:space="preserve">The </w:t>
      </w:r>
      <w:r w:rsidR="00655DDD" w:rsidRPr="00575A46">
        <w:rPr>
          <w:rFonts w:ascii="Times New Roman" w:hAnsi="Times New Roman" w:cs="Times New Roman"/>
        </w:rPr>
        <w:t xml:space="preserve">growth regulator </w:t>
      </w:r>
      <w:r w:rsidR="00BE5822">
        <w:rPr>
          <w:rFonts w:ascii="Times New Roman" w:hAnsi="Times New Roman" w:cs="Times New Roman"/>
        </w:rPr>
        <w:t>was</w:t>
      </w:r>
      <w:r w:rsidR="00BE5822" w:rsidRPr="00575A46">
        <w:rPr>
          <w:rFonts w:ascii="Times New Roman" w:hAnsi="Times New Roman" w:cs="Times New Roman"/>
        </w:rPr>
        <w:t xml:space="preserve"> </w:t>
      </w:r>
      <w:r w:rsidR="00BB60A1" w:rsidRPr="00575A46">
        <w:rPr>
          <w:rFonts w:ascii="Times New Roman" w:hAnsi="Times New Roman" w:cs="Times New Roman"/>
        </w:rPr>
        <w:t>add</w:t>
      </w:r>
      <w:r w:rsidR="00456178" w:rsidRPr="00575A46">
        <w:rPr>
          <w:rFonts w:ascii="Times New Roman" w:hAnsi="Times New Roman" w:cs="Times New Roman"/>
        </w:rPr>
        <w:t>ed</w:t>
      </w:r>
      <w:r w:rsidR="00BB60A1" w:rsidRPr="00575A46">
        <w:rPr>
          <w:rFonts w:ascii="Times New Roman" w:hAnsi="Times New Roman" w:cs="Times New Roman"/>
        </w:rPr>
        <w:t xml:space="preserve"> to the autoclaved media </w:t>
      </w:r>
      <w:r w:rsidR="00655DDD" w:rsidRPr="00575A46">
        <w:rPr>
          <w:rFonts w:ascii="Times New Roman" w:hAnsi="Times New Roman" w:cs="Times New Roman"/>
        </w:rPr>
        <w:t xml:space="preserve">through membrane filters </w:t>
      </w:r>
      <w:r w:rsidR="00C714E9" w:rsidRPr="00575A46">
        <w:rPr>
          <w:rFonts w:ascii="Times New Roman" w:hAnsi="Times New Roman" w:cs="Times New Roman"/>
        </w:rPr>
        <w:t>(</w:t>
      </w:r>
      <w:proofErr w:type="spellStart"/>
      <w:r w:rsidR="00C714E9" w:rsidRPr="00575A46">
        <w:rPr>
          <w:rFonts w:ascii="Times New Roman" w:hAnsi="Times New Roman" w:cs="Times New Roman"/>
        </w:rPr>
        <w:t>Millex</w:t>
      </w:r>
      <w:proofErr w:type="spellEnd"/>
      <w:r w:rsidR="00C714E9" w:rsidRPr="00575A46">
        <w:rPr>
          <w:rFonts w:ascii="Times New Roman" w:hAnsi="Times New Roman" w:cs="Times New Roman"/>
        </w:rPr>
        <w:t xml:space="preserve">-GS 0.22 </w:t>
      </w:r>
      <w:proofErr w:type="spellStart"/>
      <w:r w:rsidR="00B029B1" w:rsidRPr="00575A46">
        <w:rPr>
          <w:rFonts w:ascii="Times New Roman" w:hAnsi="Times New Roman" w:cs="Times New Roman"/>
        </w:rPr>
        <w:t>μm</w:t>
      </w:r>
      <w:proofErr w:type="spellEnd"/>
      <w:r w:rsidR="00B029B1" w:rsidRPr="00575A46">
        <w:rPr>
          <w:rFonts w:ascii="Times New Roman" w:hAnsi="Times New Roman" w:cs="Times New Roman"/>
        </w:rPr>
        <w:t xml:space="preserve"> filter unit) </w:t>
      </w:r>
      <w:r w:rsidR="00655DDD" w:rsidRPr="00575A46">
        <w:rPr>
          <w:rFonts w:ascii="Times New Roman" w:hAnsi="Times New Roman" w:cs="Times New Roman"/>
        </w:rPr>
        <w:t xml:space="preserve">under </w:t>
      </w:r>
      <w:r w:rsidR="00BE5822">
        <w:rPr>
          <w:rFonts w:ascii="Times New Roman" w:hAnsi="Times New Roman" w:cs="Times New Roman"/>
        </w:rPr>
        <w:t>sterilized</w:t>
      </w:r>
      <w:r w:rsidR="00BE5822" w:rsidRPr="00575A46">
        <w:rPr>
          <w:rFonts w:ascii="Times New Roman" w:hAnsi="Times New Roman" w:cs="Times New Roman"/>
        </w:rPr>
        <w:t xml:space="preserve"> </w:t>
      </w:r>
      <w:r w:rsidR="00B029B1" w:rsidRPr="00575A46">
        <w:rPr>
          <w:rFonts w:ascii="Times New Roman" w:hAnsi="Times New Roman" w:cs="Times New Roman"/>
        </w:rPr>
        <w:t xml:space="preserve">conditions. </w:t>
      </w:r>
      <w:r w:rsidR="00C31001">
        <w:rPr>
          <w:rFonts w:ascii="Times New Roman" w:hAnsi="Times New Roman" w:cs="Times New Roman"/>
        </w:rPr>
        <w:t>Three</w:t>
      </w:r>
      <w:r w:rsidR="00C31001" w:rsidRPr="00C31001">
        <w:rPr>
          <w:rFonts w:ascii="Times New Roman" w:hAnsi="Times New Roman" w:cs="Times New Roman"/>
        </w:rPr>
        <w:t xml:space="preserve"> </w:t>
      </w:r>
      <w:r w:rsidR="00C31001">
        <w:rPr>
          <w:rFonts w:ascii="Times New Roman" w:hAnsi="Times New Roman" w:cs="Times New Roman"/>
        </w:rPr>
        <w:t xml:space="preserve">concentrations of BAP and kin </w:t>
      </w:r>
      <w:r w:rsidR="00C31001" w:rsidRPr="00C31001">
        <w:rPr>
          <w:rFonts w:ascii="Times New Roman" w:hAnsi="Times New Roman" w:cs="Times New Roman"/>
        </w:rPr>
        <w:t>1µM</w:t>
      </w:r>
      <w:r w:rsidR="00C31001">
        <w:rPr>
          <w:rFonts w:ascii="Times New Roman" w:hAnsi="Times New Roman" w:cs="Times New Roman"/>
        </w:rPr>
        <w:t>, 3</w:t>
      </w:r>
      <w:r w:rsidR="00C31001" w:rsidRPr="00C31001">
        <w:rPr>
          <w:rFonts w:ascii="Times New Roman" w:hAnsi="Times New Roman" w:cs="Times New Roman"/>
        </w:rPr>
        <w:t xml:space="preserve">µM </w:t>
      </w:r>
      <w:r w:rsidR="00C31001">
        <w:rPr>
          <w:rFonts w:ascii="Times New Roman" w:hAnsi="Times New Roman" w:cs="Times New Roman"/>
        </w:rPr>
        <w:t>and 5</w:t>
      </w:r>
      <w:r w:rsidR="00C31001" w:rsidRPr="00C31001">
        <w:rPr>
          <w:rFonts w:ascii="Times New Roman" w:hAnsi="Times New Roman" w:cs="Times New Roman"/>
        </w:rPr>
        <w:t xml:space="preserve">µM </w:t>
      </w:r>
      <w:r w:rsidR="00C31001">
        <w:rPr>
          <w:rFonts w:ascii="Times New Roman" w:hAnsi="Times New Roman" w:cs="Times New Roman"/>
        </w:rPr>
        <w:t>and their combination with 5</w:t>
      </w:r>
      <w:r w:rsidR="00C31001" w:rsidRPr="00C31001">
        <w:rPr>
          <w:rFonts w:ascii="Times New Roman" w:hAnsi="Times New Roman" w:cs="Times New Roman"/>
        </w:rPr>
        <w:t xml:space="preserve">µM </w:t>
      </w:r>
      <w:r w:rsidR="00C31001">
        <w:rPr>
          <w:rFonts w:ascii="Times New Roman" w:hAnsi="Times New Roman" w:cs="Times New Roman"/>
        </w:rPr>
        <w:t xml:space="preserve">and </w:t>
      </w:r>
      <w:r w:rsidR="00C31001" w:rsidRPr="00C31001">
        <w:rPr>
          <w:rFonts w:ascii="Times New Roman" w:hAnsi="Times New Roman" w:cs="Times New Roman"/>
        </w:rPr>
        <w:t>1</w:t>
      </w:r>
      <w:r w:rsidR="00C31001">
        <w:rPr>
          <w:rFonts w:ascii="Times New Roman" w:hAnsi="Times New Roman" w:cs="Times New Roman"/>
        </w:rPr>
        <w:t>0</w:t>
      </w:r>
      <w:r w:rsidR="00C31001" w:rsidRPr="00C31001">
        <w:rPr>
          <w:rFonts w:ascii="Times New Roman" w:hAnsi="Times New Roman" w:cs="Times New Roman"/>
        </w:rPr>
        <w:t xml:space="preserve">µM </w:t>
      </w:r>
      <w:r w:rsidR="00C31001">
        <w:rPr>
          <w:rFonts w:ascii="Times New Roman" w:hAnsi="Times New Roman" w:cs="Times New Roman"/>
        </w:rPr>
        <w:t>of NAA, IAA and 2,4- D were applied</w:t>
      </w:r>
      <w:r w:rsidR="00335634">
        <w:rPr>
          <w:rFonts w:ascii="Times New Roman" w:hAnsi="Times New Roman" w:cs="Times New Roman"/>
        </w:rPr>
        <w:t xml:space="preserve"> (18 treatments)</w:t>
      </w:r>
      <w:r w:rsidR="00C31001">
        <w:rPr>
          <w:rFonts w:ascii="Times New Roman" w:hAnsi="Times New Roman" w:cs="Times New Roman"/>
        </w:rPr>
        <w:t xml:space="preserve">. </w:t>
      </w:r>
      <w:r w:rsidR="00335634">
        <w:rPr>
          <w:rFonts w:ascii="Times New Roman" w:hAnsi="Times New Roman" w:cs="Times New Roman"/>
        </w:rPr>
        <w:t>The culture</w:t>
      </w:r>
      <w:r w:rsidR="00BE5822">
        <w:rPr>
          <w:rFonts w:ascii="Times New Roman" w:hAnsi="Times New Roman" w:cs="Times New Roman"/>
        </w:rPr>
        <w:t xml:space="preserve"> m</w:t>
      </w:r>
      <w:r w:rsidR="00B029B1" w:rsidRPr="00575A46">
        <w:rPr>
          <w:rFonts w:ascii="Times New Roman" w:hAnsi="Times New Roman" w:cs="Times New Roman"/>
        </w:rPr>
        <w:t>edi</w:t>
      </w:r>
      <w:r w:rsidR="00BE5822">
        <w:rPr>
          <w:rFonts w:ascii="Times New Roman" w:hAnsi="Times New Roman" w:cs="Times New Roman"/>
        </w:rPr>
        <w:t>um</w:t>
      </w:r>
      <w:r w:rsidR="00B029B1" w:rsidRPr="00575A46">
        <w:rPr>
          <w:rFonts w:ascii="Times New Roman" w:hAnsi="Times New Roman" w:cs="Times New Roman"/>
        </w:rPr>
        <w:t xml:space="preserve"> were </w:t>
      </w:r>
      <w:r w:rsidR="00C31001">
        <w:rPr>
          <w:rFonts w:ascii="Times New Roman" w:hAnsi="Times New Roman" w:cs="Times New Roman"/>
        </w:rPr>
        <w:t xml:space="preserve">divided </w:t>
      </w:r>
      <w:r w:rsidR="00C31001" w:rsidRPr="00575A46">
        <w:rPr>
          <w:rFonts w:ascii="Times New Roman" w:hAnsi="Times New Roman" w:cs="Times New Roman"/>
        </w:rPr>
        <w:t>into</w:t>
      </w:r>
      <w:r w:rsidR="00655DDD" w:rsidRPr="00575A46">
        <w:rPr>
          <w:rFonts w:ascii="Times New Roman" w:hAnsi="Times New Roman" w:cs="Times New Roman"/>
        </w:rPr>
        <w:t xml:space="preserve"> </w:t>
      </w:r>
      <w:r w:rsidR="00456178" w:rsidRPr="00575A46">
        <w:rPr>
          <w:rFonts w:ascii="Times New Roman" w:hAnsi="Times New Roman" w:cs="Times New Roman"/>
        </w:rPr>
        <w:t>12</w:t>
      </w:r>
      <w:r w:rsidR="00F8723E" w:rsidRPr="00575A46">
        <w:rPr>
          <w:rFonts w:ascii="Times New Roman" w:hAnsi="Times New Roman" w:cs="Times New Roman"/>
        </w:rPr>
        <w:t xml:space="preserve"> </w:t>
      </w:r>
      <w:r w:rsidR="00655DDD" w:rsidRPr="00575A46">
        <w:rPr>
          <w:rFonts w:ascii="Times New Roman" w:hAnsi="Times New Roman" w:cs="Times New Roman"/>
        </w:rPr>
        <w:t xml:space="preserve">ml </w:t>
      </w:r>
      <w:r w:rsidR="00C31001">
        <w:rPr>
          <w:rFonts w:ascii="Times New Roman" w:hAnsi="Times New Roman" w:cs="Times New Roman"/>
        </w:rPr>
        <w:t xml:space="preserve">per </w:t>
      </w:r>
      <w:r w:rsidR="00B029B1" w:rsidRPr="00575A46">
        <w:rPr>
          <w:rFonts w:ascii="Times New Roman" w:hAnsi="Times New Roman" w:cs="Times New Roman"/>
        </w:rPr>
        <w:t>culture tube,</w:t>
      </w:r>
      <w:r w:rsidR="00655DDD" w:rsidRPr="00575A46">
        <w:rPr>
          <w:rFonts w:ascii="Times New Roman" w:hAnsi="Times New Roman" w:cs="Times New Roman"/>
        </w:rPr>
        <w:t xml:space="preserve"> </w:t>
      </w:r>
      <w:r w:rsidR="00C31001">
        <w:rPr>
          <w:rFonts w:ascii="Times New Roman" w:hAnsi="Times New Roman" w:cs="Times New Roman"/>
        </w:rPr>
        <w:t xml:space="preserve">then the </w:t>
      </w:r>
      <w:proofErr w:type="gramStart"/>
      <w:r w:rsidR="00C31001">
        <w:rPr>
          <w:rFonts w:ascii="Times New Roman" w:hAnsi="Times New Roman" w:cs="Times New Roman"/>
        </w:rPr>
        <w:t xml:space="preserve">tubes </w:t>
      </w:r>
      <w:r w:rsidR="00655DDD" w:rsidRPr="00575A46">
        <w:rPr>
          <w:rFonts w:ascii="Times New Roman" w:hAnsi="Times New Roman" w:cs="Times New Roman"/>
        </w:rPr>
        <w:t xml:space="preserve"> were</w:t>
      </w:r>
      <w:proofErr w:type="gramEnd"/>
      <w:r w:rsidR="00655DDD" w:rsidRPr="00575A46">
        <w:rPr>
          <w:rFonts w:ascii="Times New Roman" w:hAnsi="Times New Roman" w:cs="Times New Roman"/>
        </w:rPr>
        <w:t xml:space="preserve"> plugged with </w:t>
      </w:r>
      <w:r w:rsidR="00BB60A1" w:rsidRPr="00575A46">
        <w:rPr>
          <w:rFonts w:ascii="Times New Roman" w:hAnsi="Times New Roman" w:cs="Times New Roman"/>
        </w:rPr>
        <w:t>a thermo lid</w:t>
      </w:r>
      <w:r w:rsidR="00655DDD" w:rsidRPr="00575A46">
        <w:rPr>
          <w:rFonts w:ascii="Times New Roman" w:hAnsi="Times New Roman" w:cs="Times New Roman"/>
        </w:rPr>
        <w:t xml:space="preserve"> </w:t>
      </w:r>
      <w:r w:rsidR="00B029B1" w:rsidRPr="00575A46">
        <w:rPr>
          <w:rFonts w:ascii="Times New Roman" w:hAnsi="Times New Roman" w:cs="Times New Roman"/>
        </w:rPr>
        <w:t>and the lids were bundled</w:t>
      </w:r>
      <w:r w:rsidR="00BB60A1" w:rsidRPr="00575A46">
        <w:rPr>
          <w:rFonts w:ascii="Times New Roman" w:hAnsi="Times New Roman" w:cs="Times New Roman"/>
        </w:rPr>
        <w:t xml:space="preserve"> with </w:t>
      </w:r>
      <w:r w:rsidR="00655DDD" w:rsidRPr="00575A46">
        <w:rPr>
          <w:rFonts w:ascii="Times New Roman" w:hAnsi="Times New Roman" w:cs="Times New Roman"/>
        </w:rPr>
        <w:t xml:space="preserve">one layer of </w:t>
      </w:r>
      <w:proofErr w:type="spellStart"/>
      <w:r w:rsidR="00BB60A1" w:rsidRPr="00575A46">
        <w:rPr>
          <w:rFonts w:ascii="Times New Roman" w:hAnsi="Times New Roman" w:cs="Times New Roman"/>
        </w:rPr>
        <w:t>parafilm</w:t>
      </w:r>
      <w:proofErr w:type="spellEnd"/>
      <w:r w:rsidR="00B029B1" w:rsidRPr="00575A46">
        <w:rPr>
          <w:rFonts w:ascii="Times New Roman" w:hAnsi="Times New Roman" w:cs="Times New Roman"/>
        </w:rPr>
        <w:t xml:space="preserve"> (Pechiney Plastic Packaging, Chicago, IL</w:t>
      </w:r>
      <w:r w:rsidR="00655DDD" w:rsidRPr="00575A46">
        <w:rPr>
          <w:rFonts w:ascii="Times New Roman" w:hAnsi="Times New Roman" w:cs="Times New Roman"/>
        </w:rPr>
        <w:t>.</w:t>
      </w:r>
      <w:r w:rsidR="0041490B" w:rsidRPr="00575A46">
        <w:rPr>
          <w:rFonts w:ascii="Times New Roman" w:hAnsi="Times New Roman" w:cs="Times New Roman"/>
        </w:rPr>
        <w:t xml:space="preserve"> </w:t>
      </w:r>
      <w:r w:rsidR="00B029B1" w:rsidRPr="00575A46">
        <w:rPr>
          <w:rFonts w:ascii="Times New Roman" w:hAnsi="Times New Roman" w:cs="Times New Roman"/>
        </w:rPr>
        <w:t>60631</w:t>
      </w:r>
      <w:r w:rsidR="00575813" w:rsidRPr="00575A46">
        <w:rPr>
          <w:rFonts w:ascii="Times New Roman" w:hAnsi="Times New Roman" w:cs="Times New Roman"/>
        </w:rPr>
        <w:t>,USA</w:t>
      </w:r>
      <w:r w:rsidR="00B029B1" w:rsidRPr="00575A46">
        <w:rPr>
          <w:rFonts w:ascii="Times New Roman" w:hAnsi="Times New Roman" w:cs="Times New Roman"/>
        </w:rPr>
        <w:t>).</w:t>
      </w:r>
      <w:r w:rsidR="00655DDD" w:rsidRPr="00575A46">
        <w:rPr>
          <w:rFonts w:ascii="Times New Roman" w:hAnsi="Times New Roman" w:cs="Times New Roman"/>
        </w:rPr>
        <w:t xml:space="preserve"> The </w:t>
      </w:r>
      <w:r w:rsidR="000717E6" w:rsidRPr="00575A46">
        <w:rPr>
          <w:rFonts w:ascii="Times New Roman" w:hAnsi="Times New Roman" w:cs="Times New Roman"/>
        </w:rPr>
        <w:t>nodal segments</w:t>
      </w:r>
      <w:r w:rsidR="00655DDD" w:rsidRPr="00575A46">
        <w:rPr>
          <w:rFonts w:ascii="Times New Roman" w:hAnsi="Times New Roman" w:cs="Times New Roman"/>
        </w:rPr>
        <w:t xml:space="preserve"> were cultured on the culture medi</w:t>
      </w:r>
      <w:r w:rsidR="00C31001">
        <w:rPr>
          <w:rFonts w:ascii="Times New Roman" w:hAnsi="Times New Roman" w:cs="Times New Roman"/>
        </w:rPr>
        <w:t>um</w:t>
      </w:r>
      <w:r w:rsidR="00655DDD" w:rsidRPr="00575A46">
        <w:rPr>
          <w:rFonts w:ascii="Times New Roman" w:hAnsi="Times New Roman" w:cs="Times New Roman"/>
        </w:rPr>
        <w:t xml:space="preserve"> under laminar air flow hood. </w:t>
      </w:r>
      <w:r w:rsidR="00B071E7">
        <w:rPr>
          <w:rFonts w:ascii="Times New Roman" w:hAnsi="Times New Roman" w:cs="Times New Roman"/>
        </w:rPr>
        <w:t>54</w:t>
      </w:r>
      <w:r w:rsidR="00C31001" w:rsidRPr="00575A46">
        <w:rPr>
          <w:rFonts w:ascii="Times New Roman" w:hAnsi="Times New Roman" w:cs="Times New Roman"/>
        </w:rPr>
        <w:t xml:space="preserve"> </w:t>
      </w:r>
      <w:r w:rsidR="00655DDD" w:rsidRPr="00575A46">
        <w:rPr>
          <w:rFonts w:ascii="Times New Roman" w:hAnsi="Times New Roman" w:cs="Times New Roman"/>
        </w:rPr>
        <w:t xml:space="preserve">explants were cultured </w:t>
      </w:r>
      <w:r w:rsidR="00CC4867" w:rsidRPr="00575A46">
        <w:rPr>
          <w:rFonts w:ascii="Times New Roman" w:hAnsi="Times New Roman" w:cs="Times New Roman"/>
        </w:rPr>
        <w:t>from</w:t>
      </w:r>
      <w:r w:rsidR="00655DDD" w:rsidRPr="00575A46">
        <w:rPr>
          <w:rFonts w:ascii="Times New Roman" w:hAnsi="Times New Roman" w:cs="Times New Roman"/>
        </w:rPr>
        <w:t xml:space="preserve"> each </w:t>
      </w:r>
      <w:r w:rsidR="00B071E7">
        <w:rPr>
          <w:rFonts w:ascii="Times New Roman" w:hAnsi="Times New Roman" w:cs="Times New Roman"/>
        </w:rPr>
        <w:t>genotype per replicate (3 explants/treatment</w:t>
      </w:r>
      <w:r w:rsidR="00335634">
        <w:rPr>
          <w:rFonts w:ascii="Times New Roman" w:hAnsi="Times New Roman" w:cs="Times New Roman"/>
        </w:rPr>
        <w:t xml:space="preserve"> x 18 treatments x 3 replicates= 162 explants/genotype x 4 genotypes = 642 explants over the experiment</w:t>
      </w:r>
      <w:r w:rsidR="00B071E7">
        <w:rPr>
          <w:rFonts w:ascii="Times New Roman" w:hAnsi="Times New Roman" w:cs="Times New Roman"/>
        </w:rPr>
        <w:t>)</w:t>
      </w:r>
      <w:r w:rsidR="00655DDD" w:rsidRPr="00575A46">
        <w:rPr>
          <w:rFonts w:ascii="Times New Roman" w:hAnsi="Times New Roman" w:cs="Times New Roman"/>
        </w:rPr>
        <w:t>.</w:t>
      </w:r>
      <w:r w:rsidR="006B221B" w:rsidRPr="00575A46">
        <w:rPr>
          <w:rFonts w:ascii="Times New Roman" w:hAnsi="Times New Roman" w:cs="Times New Roman"/>
        </w:rPr>
        <w:t xml:space="preserve">  T</w:t>
      </w:r>
      <w:r w:rsidR="00655DDD" w:rsidRPr="00575A46">
        <w:rPr>
          <w:rFonts w:ascii="Times New Roman" w:hAnsi="Times New Roman" w:cs="Times New Roman"/>
        </w:rPr>
        <w:t xml:space="preserve">he </w:t>
      </w:r>
      <w:r w:rsidR="00CC4867" w:rsidRPr="00575A46">
        <w:rPr>
          <w:rFonts w:ascii="Times New Roman" w:hAnsi="Times New Roman" w:cs="Times New Roman"/>
        </w:rPr>
        <w:t xml:space="preserve">cultured tubes </w:t>
      </w:r>
      <w:r w:rsidR="00335634">
        <w:rPr>
          <w:rFonts w:ascii="Times New Roman" w:hAnsi="Times New Roman" w:cs="Times New Roman"/>
        </w:rPr>
        <w:t xml:space="preserve">(total of 642 tubes) </w:t>
      </w:r>
      <w:r w:rsidR="00655DDD" w:rsidRPr="00575A46">
        <w:rPr>
          <w:rFonts w:ascii="Times New Roman" w:hAnsi="Times New Roman" w:cs="Times New Roman"/>
        </w:rPr>
        <w:t xml:space="preserve">were incubated under 16 h </w:t>
      </w:r>
      <w:r w:rsidR="00CC4867" w:rsidRPr="00575A46">
        <w:rPr>
          <w:rFonts w:ascii="Times New Roman" w:hAnsi="Times New Roman" w:cs="Times New Roman"/>
        </w:rPr>
        <w:t>light (</w:t>
      </w:r>
      <w:r w:rsidR="00655DDD" w:rsidRPr="00575A46">
        <w:rPr>
          <w:rFonts w:ascii="Times New Roman" w:hAnsi="Times New Roman" w:cs="Times New Roman"/>
        </w:rPr>
        <w:t xml:space="preserve">white fluorescent light with intensity of 55 </w:t>
      </w:r>
      <w:proofErr w:type="spellStart"/>
      <w:r w:rsidR="00655DDD" w:rsidRPr="00575A46">
        <w:rPr>
          <w:rFonts w:ascii="Times New Roman" w:hAnsi="Times New Roman" w:cs="Times New Roman"/>
        </w:rPr>
        <w:t>μmol</w:t>
      </w:r>
      <w:proofErr w:type="spellEnd"/>
      <w:r w:rsidR="00655DDD" w:rsidRPr="00575A46">
        <w:rPr>
          <w:rFonts w:ascii="Times New Roman" w:hAnsi="Times New Roman" w:cs="Times New Roman"/>
        </w:rPr>
        <w:t xml:space="preserve"> m-2s-1</w:t>
      </w:r>
      <w:r w:rsidR="00CC4867" w:rsidRPr="00575A46">
        <w:rPr>
          <w:rFonts w:ascii="Times New Roman" w:hAnsi="Times New Roman" w:cs="Times New Roman"/>
        </w:rPr>
        <w:t>)</w:t>
      </w:r>
      <w:r w:rsidR="00655DDD" w:rsidRPr="00575A46">
        <w:rPr>
          <w:rFonts w:ascii="Times New Roman" w:hAnsi="Times New Roman" w:cs="Times New Roman"/>
        </w:rPr>
        <w:t xml:space="preserve"> </w:t>
      </w:r>
      <w:r w:rsidR="00CC4867" w:rsidRPr="00575A46">
        <w:rPr>
          <w:rFonts w:ascii="Times New Roman" w:hAnsi="Times New Roman" w:cs="Times New Roman"/>
        </w:rPr>
        <w:t xml:space="preserve">and 8 h dark, and </w:t>
      </w:r>
      <w:r w:rsidR="00575813" w:rsidRPr="00575A46">
        <w:rPr>
          <w:rFonts w:ascii="Times New Roman" w:hAnsi="Times New Roman" w:cs="Times New Roman"/>
        </w:rPr>
        <w:t xml:space="preserve">24 ± </w:t>
      </w:r>
      <w:proofErr w:type="gramStart"/>
      <w:r w:rsidR="00575813" w:rsidRPr="00575A46">
        <w:rPr>
          <w:rFonts w:ascii="Times New Roman" w:hAnsi="Times New Roman" w:cs="Times New Roman"/>
        </w:rPr>
        <w:t>1</w:t>
      </w:r>
      <w:r w:rsidR="00575813" w:rsidRPr="00575A46">
        <w:rPr>
          <w:rFonts w:ascii="Times New Roman" w:hAnsi="Times New Roman" w:cs="Times New Roman"/>
          <w:vertAlign w:val="superscript"/>
        </w:rPr>
        <w:t>o</w:t>
      </w:r>
      <w:r w:rsidR="00575813" w:rsidRPr="00575A46">
        <w:rPr>
          <w:rFonts w:ascii="Times New Roman" w:hAnsi="Times New Roman" w:cs="Times New Roman"/>
        </w:rPr>
        <w:t xml:space="preserve">C </w:t>
      </w:r>
      <w:r w:rsidR="00CC4867" w:rsidRPr="00575A46">
        <w:rPr>
          <w:rFonts w:ascii="Times New Roman" w:hAnsi="Times New Roman" w:cs="Times New Roman"/>
        </w:rPr>
        <w:t xml:space="preserve"> temperature</w:t>
      </w:r>
      <w:proofErr w:type="gramEnd"/>
      <w:r w:rsidR="00655DDD" w:rsidRPr="00575A46">
        <w:rPr>
          <w:rFonts w:ascii="Times New Roman" w:hAnsi="Times New Roman" w:cs="Times New Roman"/>
        </w:rPr>
        <w:t xml:space="preserve">. </w:t>
      </w:r>
      <w:r w:rsidR="006B221B" w:rsidRPr="00575A46">
        <w:rPr>
          <w:rFonts w:ascii="Times New Roman" w:hAnsi="Times New Roman" w:cs="Times New Roman"/>
        </w:rPr>
        <w:t>The experiment was conducted in a</w:t>
      </w:r>
      <w:r w:rsidR="00136766" w:rsidRPr="00575A46">
        <w:rPr>
          <w:rFonts w:ascii="Times New Roman" w:hAnsi="Times New Roman" w:cs="Times New Roman"/>
        </w:rPr>
        <w:t xml:space="preserve"> </w:t>
      </w:r>
      <w:r w:rsidR="00AD53B9" w:rsidRPr="00575A46">
        <w:rPr>
          <w:rFonts w:ascii="Times New Roman" w:hAnsi="Times New Roman" w:cs="Times New Roman"/>
        </w:rPr>
        <w:t>2</w:t>
      </w:r>
      <w:r w:rsidR="009841FE" w:rsidRPr="00575A46">
        <w:rPr>
          <w:rFonts w:ascii="Times New Roman" w:hAnsi="Times New Roman" w:cs="Times New Roman"/>
        </w:rPr>
        <w:t xml:space="preserve"> factors Completely Randomized </w:t>
      </w:r>
      <w:r w:rsidR="00136766" w:rsidRPr="00575A46">
        <w:rPr>
          <w:rFonts w:ascii="Times New Roman" w:hAnsi="Times New Roman" w:cs="Times New Roman"/>
        </w:rPr>
        <w:t xml:space="preserve">design </w:t>
      </w:r>
      <w:r w:rsidR="006B221B" w:rsidRPr="00575A46">
        <w:rPr>
          <w:rFonts w:ascii="Times New Roman" w:hAnsi="Times New Roman" w:cs="Times New Roman"/>
        </w:rPr>
        <w:t xml:space="preserve">(CR) </w:t>
      </w:r>
      <w:r w:rsidR="00136766" w:rsidRPr="00575A46">
        <w:rPr>
          <w:rFonts w:ascii="Times New Roman" w:hAnsi="Times New Roman" w:cs="Times New Roman"/>
        </w:rPr>
        <w:t xml:space="preserve">using </w:t>
      </w:r>
      <w:r w:rsidR="00C31001">
        <w:rPr>
          <w:rFonts w:ascii="Times New Roman" w:hAnsi="Times New Roman" w:cs="Times New Roman"/>
        </w:rPr>
        <w:t>3</w:t>
      </w:r>
      <w:r w:rsidR="00C31001" w:rsidRPr="00575A46">
        <w:rPr>
          <w:rFonts w:ascii="Times New Roman" w:hAnsi="Times New Roman" w:cs="Times New Roman"/>
        </w:rPr>
        <w:t xml:space="preserve"> </w:t>
      </w:r>
      <w:r w:rsidR="00136766" w:rsidRPr="00575A46">
        <w:rPr>
          <w:rFonts w:ascii="Times New Roman" w:hAnsi="Times New Roman" w:cs="Times New Roman"/>
        </w:rPr>
        <w:lastRenderedPageBreak/>
        <w:t>replications.</w:t>
      </w:r>
      <w:r w:rsidR="00AD53B9" w:rsidRPr="00575A46">
        <w:rPr>
          <w:rFonts w:ascii="Times New Roman" w:hAnsi="Times New Roman" w:cs="Times New Roman"/>
        </w:rPr>
        <w:t xml:space="preserve"> A</w:t>
      </w:r>
      <w:r w:rsidR="00655DDD" w:rsidRPr="00575A46">
        <w:rPr>
          <w:rFonts w:ascii="Times New Roman" w:hAnsi="Times New Roman" w:cs="Times New Roman"/>
        </w:rPr>
        <w:t xml:space="preserve"> sub-culturing at </w:t>
      </w:r>
      <w:r w:rsidR="00B942DF" w:rsidRPr="00575A46">
        <w:rPr>
          <w:rFonts w:ascii="Times New Roman" w:hAnsi="Times New Roman" w:cs="Times New Roman"/>
        </w:rPr>
        <w:t>6</w:t>
      </w:r>
      <w:r w:rsidR="00655DDD" w:rsidRPr="00575A46">
        <w:rPr>
          <w:rFonts w:ascii="Times New Roman" w:hAnsi="Times New Roman" w:cs="Times New Roman"/>
        </w:rPr>
        <w:t xml:space="preserve"> weeks interval </w:t>
      </w:r>
      <w:r w:rsidR="00AD53B9" w:rsidRPr="00575A46">
        <w:rPr>
          <w:rFonts w:ascii="Times New Roman" w:hAnsi="Times New Roman" w:cs="Times New Roman"/>
        </w:rPr>
        <w:t xml:space="preserve">was applied </w:t>
      </w:r>
      <w:r w:rsidR="00655DDD" w:rsidRPr="00575A46">
        <w:rPr>
          <w:rFonts w:ascii="Times New Roman" w:hAnsi="Times New Roman" w:cs="Times New Roman"/>
        </w:rPr>
        <w:t>onto fresh medium of the same composition</w:t>
      </w:r>
      <w:r w:rsidR="00AD53B9" w:rsidRPr="00575A46">
        <w:rPr>
          <w:rFonts w:ascii="Times New Roman" w:hAnsi="Times New Roman" w:cs="Times New Roman"/>
        </w:rPr>
        <w:t xml:space="preserve"> to preserve the cultures</w:t>
      </w:r>
      <w:r w:rsidR="00655DDD" w:rsidRPr="00575A46">
        <w:rPr>
          <w:rFonts w:ascii="Times New Roman" w:hAnsi="Times New Roman" w:cs="Times New Roman"/>
        </w:rPr>
        <w:t xml:space="preserve">. The </w:t>
      </w:r>
      <w:r w:rsidR="009841FE" w:rsidRPr="00575A46">
        <w:rPr>
          <w:rFonts w:ascii="Times New Roman" w:hAnsi="Times New Roman" w:cs="Times New Roman"/>
        </w:rPr>
        <w:t xml:space="preserve">following parameters </w:t>
      </w:r>
      <w:r w:rsidR="00655DDD" w:rsidRPr="00575A46">
        <w:rPr>
          <w:rFonts w:ascii="Times New Roman" w:hAnsi="Times New Roman" w:cs="Times New Roman"/>
        </w:rPr>
        <w:t xml:space="preserve">were </w:t>
      </w:r>
      <w:r w:rsidR="00335634">
        <w:rPr>
          <w:rFonts w:ascii="Times New Roman" w:hAnsi="Times New Roman" w:cs="Times New Roman"/>
        </w:rPr>
        <w:t>assessed</w:t>
      </w:r>
      <w:r w:rsidR="009841FE" w:rsidRPr="00575A46">
        <w:rPr>
          <w:rFonts w:ascii="Times New Roman" w:hAnsi="Times New Roman" w:cs="Times New Roman"/>
        </w:rPr>
        <w:t>:</w:t>
      </w:r>
      <w:r w:rsidR="00335634">
        <w:rPr>
          <w:rFonts w:ascii="Times New Roman" w:hAnsi="Times New Roman" w:cs="Times New Roman"/>
        </w:rPr>
        <w:t xml:space="preserve"> a)</w:t>
      </w:r>
      <w:r w:rsidR="009841FE" w:rsidRPr="00575A46">
        <w:rPr>
          <w:rFonts w:ascii="Times New Roman" w:hAnsi="Times New Roman" w:cs="Times New Roman"/>
        </w:rPr>
        <w:t xml:space="preserve"> </w:t>
      </w:r>
      <w:r w:rsidR="00335634">
        <w:rPr>
          <w:rFonts w:ascii="Times New Roman" w:hAnsi="Times New Roman" w:cs="Times New Roman"/>
        </w:rPr>
        <w:t>no.</w:t>
      </w:r>
      <w:r w:rsidR="00335634" w:rsidRPr="00575A46">
        <w:rPr>
          <w:rFonts w:ascii="Times New Roman" w:hAnsi="Times New Roman" w:cs="Times New Roman"/>
        </w:rPr>
        <w:t xml:space="preserve"> </w:t>
      </w:r>
      <w:r w:rsidR="00655DDD" w:rsidRPr="00575A46">
        <w:rPr>
          <w:rFonts w:ascii="Times New Roman" w:hAnsi="Times New Roman" w:cs="Times New Roman"/>
        </w:rPr>
        <w:t xml:space="preserve">of days to bud </w:t>
      </w:r>
      <w:r w:rsidR="00335634">
        <w:rPr>
          <w:rFonts w:ascii="Times New Roman" w:hAnsi="Times New Roman" w:cs="Times New Roman"/>
        </w:rPr>
        <w:t>initiation</w:t>
      </w:r>
      <w:r w:rsidR="00655DDD" w:rsidRPr="00575A46">
        <w:rPr>
          <w:rFonts w:ascii="Times New Roman" w:hAnsi="Times New Roman" w:cs="Times New Roman"/>
        </w:rPr>
        <w:t xml:space="preserve">, </w:t>
      </w:r>
      <w:r w:rsidR="00335634">
        <w:rPr>
          <w:rFonts w:ascii="Times New Roman" w:hAnsi="Times New Roman" w:cs="Times New Roman"/>
        </w:rPr>
        <w:t>no.</w:t>
      </w:r>
      <w:r w:rsidR="00335634" w:rsidRPr="00575A46">
        <w:rPr>
          <w:rFonts w:ascii="Times New Roman" w:hAnsi="Times New Roman" w:cs="Times New Roman"/>
        </w:rPr>
        <w:t xml:space="preserve"> </w:t>
      </w:r>
      <w:r w:rsidR="00AD53B9" w:rsidRPr="00575A46">
        <w:rPr>
          <w:rFonts w:ascii="Times New Roman" w:hAnsi="Times New Roman" w:cs="Times New Roman"/>
        </w:rPr>
        <w:t xml:space="preserve">of shoots per explants, </w:t>
      </w:r>
      <w:r w:rsidR="00335634">
        <w:rPr>
          <w:rFonts w:ascii="Times New Roman" w:hAnsi="Times New Roman" w:cs="Times New Roman"/>
        </w:rPr>
        <w:t>no.</w:t>
      </w:r>
      <w:r w:rsidR="00335634" w:rsidRPr="00575A46">
        <w:rPr>
          <w:rFonts w:ascii="Times New Roman" w:hAnsi="Times New Roman" w:cs="Times New Roman"/>
        </w:rPr>
        <w:t xml:space="preserve"> </w:t>
      </w:r>
      <w:r w:rsidR="009841FE" w:rsidRPr="00575A46">
        <w:rPr>
          <w:rFonts w:ascii="Times New Roman" w:hAnsi="Times New Roman" w:cs="Times New Roman"/>
        </w:rPr>
        <w:t>of nodes per shoot</w:t>
      </w:r>
      <w:r w:rsidR="00AD53B9" w:rsidRPr="00575A46">
        <w:rPr>
          <w:rFonts w:ascii="Times New Roman" w:hAnsi="Times New Roman" w:cs="Times New Roman"/>
        </w:rPr>
        <w:t xml:space="preserve"> and</w:t>
      </w:r>
      <w:r w:rsidR="009841FE" w:rsidRPr="00575A46">
        <w:rPr>
          <w:rFonts w:ascii="Times New Roman" w:hAnsi="Times New Roman" w:cs="Times New Roman"/>
        </w:rPr>
        <w:t xml:space="preserve"> </w:t>
      </w:r>
      <w:r w:rsidR="00655DDD" w:rsidRPr="00575A46">
        <w:rPr>
          <w:rFonts w:ascii="Times New Roman" w:hAnsi="Times New Roman" w:cs="Times New Roman"/>
        </w:rPr>
        <w:t xml:space="preserve">length of </w:t>
      </w:r>
      <w:r w:rsidR="00AD53B9" w:rsidRPr="00575A46">
        <w:rPr>
          <w:rFonts w:ascii="Times New Roman" w:hAnsi="Times New Roman" w:cs="Times New Roman"/>
        </w:rPr>
        <w:t xml:space="preserve">primary </w:t>
      </w:r>
      <w:r w:rsidR="009841FE" w:rsidRPr="00575A46">
        <w:rPr>
          <w:rFonts w:ascii="Times New Roman" w:hAnsi="Times New Roman" w:cs="Times New Roman"/>
        </w:rPr>
        <w:t>shoot (cm)</w:t>
      </w:r>
      <w:r w:rsidR="00AD53B9" w:rsidRPr="00575A46">
        <w:rPr>
          <w:rFonts w:ascii="Times New Roman" w:hAnsi="Times New Roman" w:cs="Times New Roman"/>
        </w:rPr>
        <w:t>.</w:t>
      </w:r>
      <w:r w:rsidR="009841FE" w:rsidRPr="00575A46">
        <w:rPr>
          <w:rFonts w:ascii="Times New Roman" w:hAnsi="Times New Roman" w:cs="Times New Roman"/>
        </w:rPr>
        <w:t xml:space="preserve"> </w:t>
      </w:r>
      <w:r w:rsidR="00335634" w:rsidRPr="00575A46">
        <w:rPr>
          <w:rFonts w:ascii="Times New Roman" w:hAnsi="Times New Roman" w:cs="Times New Roman"/>
        </w:rPr>
        <w:t>Analysis of variance related to CR experiments was</w:t>
      </w:r>
      <w:r w:rsidR="00575813" w:rsidRPr="00575A46">
        <w:rPr>
          <w:rFonts w:ascii="Times New Roman" w:hAnsi="Times New Roman" w:cs="Times New Roman"/>
        </w:rPr>
        <w:t xml:space="preserve"> conducted </w:t>
      </w:r>
      <w:r w:rsidR="009841FE" w:rsidRPr="00575A46">
        <w:rPr>
          <w:rFonts w:ascii="Times New Roman" w:hAnsi="Times New Roman" w:cs="Times New Roman"/>
        </w:rPr>
        <w:t xml:space="preserve">as described by </w:t>
      </w:r>
      <w:r w:rsidR="00375633">
        <w:rPr>
          <w:rFonts w:ascii="Times New Roman" w:hAnsi="Times New Roman" w:cs="Times New Roman"/>
        </w:rPr>
        <w:t>(</w:t>
      </w:r>
      <w:r w:rsidR="00375633" w:rsidRPr="00375633">
        <w:rPr>
          <w:rFonts w:ascii="Times New Roman" w:hAnsi="Times New Roman" w:cs="Times New Roman"/>
        </w:rPr>
        <w:t>Gomez and Gomez</w:t>
      </w:r>
      <w:r w:rsidR="00693C94">
        <w:rPr>
          <w:rFonts w:ascii="Times New Roman" w:hAnsi="Times New Roman" w:cs="Times New Roman"/>
        </w:rPr>
        <w:t>,</w:t>
      </w:r>
      <w:r w:rsidR="00375633" w:rsidRPr="00375633">
        <w:rPr>
          <w:rFonts w:ascii="Times New Roman" w:hAnsi="Times New Roman" w:cs="Times New Roman"/>
        </w:rPr>
        <w:t xml:space="preserve"> 1984</w:t>
      </w:r>
      <w:r w:rsidR="00131105">
        <w:rPr>
          <w:rFonts w:ascii="Times New Roman" w:hAnsi="Times New Roman" w:cs="Times New Roman"/>
        </w:rPr>
        <w:t>)</w:t>
      </w:r>
      <w:r w:rsidR="00131105" w:rsidRPr="00375633" w:rsidDel="00375633">
        <w:rPr>
          <w:rFonts w:ascii="Times New Roman" w:hAnsi="Times New Roman" w:cs="Times New Roman"/>
        </w:rPr>
        <w:t xml:space="preserve">. </w:t>
      </w:r>
      <w:r w:rsidR="00655DDD" w:rsidRPr="00575A46">
        <w:rPr>
          <w:rFonts w:ascii="Times New Roman" w:hAnsi="Times New Roman" w:cs="Times New Roman"/>
        </w:rPr>
        <w:t>The treatment means were compared by</w:t>
      </w:r>
      <w:r w:rsidR="00155082" w:rsidRPr="00575A46">
        <w:rPr>
          <w:rFonts w:ascii="Times New Roman" w:hAnsi="Times New Roman" w:cs="Times New Roman"/>
        </w:rPr>
        <w:t xml:space="preserve"> employing Duncan’s Multiple Range test at 5% probability</w:t>
      </w:r>
      <w:r w:rsidR="000126F3">
        <w:rPr>
          <w:rFonts w:ascii="Times New Roman" w:hAnsi="Times New Roman" w:cs="Times New Roman"/>
        </w:rPr>
        <w:t>.</w:t>
      </w:r>
    </w:p>
    <w:p w:rsidR="000D154A" w:rsidRDefault="007265F6" w:rsidP="008D00F6">
      <w:pPr>
        <w:tabs>
          <w:tab w:val="right" w:pos="6946"/>
          <w:tab w:val="right" w:pos="7088"/>
          <w:tab w:val="right" w:pos="8364"/>
        </w:tabs>
        <w:autoSpaceDE w:val="0"/>
        <w:autoSpaceDN w:val="0"/>
        <w:bidi w:val="0"/>
        <w:adjustRightInd w:val="0"/>
        <w:spacing w:after="0" w:line="480" w:lineRule="auto"/>
        <w:ind w:left="90"/>
        <w:jc w:val="center"/>
        <w:rPr>
          <w:rFonts w:ascii="Times New Roman" w:hAnsi="Times New Roman" w:cs="Times New Roman"/>
          <w:b/>
          <w:bCs/>
          <w:sz w:val="24"/>
          <w:szCs w:val="24"/>
        </w:rPr>
      </w:pPr>
      <w:r w:rsidRPr="00F774F5">
        <w:rPr>
          <w:rFonts w:ascii="Times New Roman" w:hAnsi="Times New Roman" w:cs="Times New Roman"/>
          <w:b/>
          <w:bCs/>
          <w:sz w:val="24"/>
          <w:szCs w:val="24"/>
        </w:rPr>
        <w:t>Results</w:t>
      </w:r>
      <w:r w:rsidR="000D154A">
        <w:rPr>
          <w:rFonts w:ascii="Times New Roman" w:hAnsi="Times New Roman" w:cs="Times New Roman"/>
          <w:b/>
          <w:bCs/>
          <w:sz w:val="24"/>
          <w:szCs w:val="24"/>
        </w:rPr>
        <w:t xml:space="preserve"> </w:t>
      </w:r>
      <w:r w:rsidR="00762555">
        <w:rPr>
          <w:rFonts w:ascii="Times New Roman" w:hAnsi="Times New Roman" w:cs="Times New Roman"/>
          <w:b/>
          <w:bCs/>
          <w:sz w:val="24"/>
          <w:szCs w:val="24"/>
        </w:rPr>
        <w:t>and Discussion</w:t>
      </w:r>
    </w:p>
    <w:p w:rsidR="006F35FB" w:rsidRDefault="00575A46" w:rsidP="00693C94">
      <w:pPr>
        <w:tabs>
          <w:tab w:val="right" w:pos="6946"/>
          <w:tab w:val="right" w:pos="7088"/>
          <w:tab w:val="right" w:pos="8364"/>
        </w:tabs>
        <w:autoSpaceDE w:val="0"/>
        <w:autoSpaceDN w:val="0"/>
        <w:bidi w:val="0"/>
        <w:adjustRightInd w:val="0"/>
        <w:spacing w:after="0" w:line="480" w:lineRule="auto"/>
        <w:ind w:left="90" w:firstLine="630"/>
        <w:jc w:val="both"/>
        <w:rPr>
          <w:rFonts w:ascii="Times New Roman" w:hAnsi="Times New Roman" w:cs="Times New Roman"/>
        </w:rPr>
      </w:pPr>
      <w:r>
        <w:rPr>
          <w:rFonts w:asciiTheme="majorBidi" w:hAnsiTheme="majorBidi" w:cstheme="majorBidi"/>
        </w:rPr>
        <w:tab/>
      </w:r>
      <w:r w:rsidR="002C0E27" w:rsidRPr="00575A46">
        <w:rPr>
          <w:rFonts w:asciiTheme="majorBidi" w:hAnsiTheme="majorBidi" w:cstheme="majorBidi"/>
        </w:rPr>
        <w:t xml:space="preserve">There were observed significant differences due to the </w:t>
      </w:r>
      <w:r w:rsidR="00B24DD7">
        <w:rPr>
          <w:rFonts w:asciiTheme="majorBidi" w:hAnsiTheme="majorBidi" w:cstheme="majorBidi"/>
        </w:rPr>
        <w:t xml:space="preserve">genotypic </w:t>
      </w:r>
      <w:r w:rsidR="00B24DD7" w:rsidRPr="00575A46">
        <w:rPr>
          <w:rFonts w:asciiTheme="majorBidi" w:hAnsiTheme="majorBidi" w:cstheme="majorBidi"/>
        </w:rPr>
        <w:t>and</w:t>
      </w:r>
      <w:r w:rsidR="002C0E27" w:rsidRPr="00575A46">
        <w:rPr>
          <w:rFonts w:asciiTheme="majorBidi" w:hAnsiTheme="majorBidi" w:cstheme="majorBidi"/>
        </w:rPr>
        <w:t xml:space="preserve"> </w:t>
      </w:r>
      <w:r w:rsidR="00CE4EC3" w:rsidRPr="00575A46">
        <w:rPr>
          <w:rFonts w:asciiTheme="majorBidi" w:hAnsiTheme="majorBidi" w:cstheme="majorBidi"/>
        </w:rPr>
        <w:t>growth regulator</w:t>
      </w:r>
      <w:r w:rsidR="002C0E27" w:rsidRPr="00575A46">
        <w:rPr>
          <w:rFonts w:asciiTheme="majorBidi" w:hAnsiTheme="majorBidi" w:cstheme="majorBidi"/>
        </w:rPr>
        <w:t xml:space="preserve"> effects </w:t>
      </w:r>
      <w:r w:rsidR="00B24DD7">
        <w:rPr>
          <w:rFonts w:asciiTheme="majorBidi" w:hAnsiTheme="majorBidi" w:cstheme="majorBidi"/>
        </w:rPr>
        <w:t xml:space="preserve">and their interaction on </w:t>
      </w:r>
      <w:r w:rsidR="00B24DD7" w:rsidRPr="00B24DD7">
        <w:rPr>
          <w:rFonts w:asciiTheme="majorBidi" w:hAnsiTheme="majorBidi" w:cstheme="majorBidi"/>
          <w:i/>
          <w:iCs/>
        </w:rPr>
        <w:t>in vitro</w:t>
      </w:r>
      <w:r w:rsidR="00B24DD7">
        <w:rPr>
          <w:rFonts w:asciiTheme="majorBidi" w:hAnsiTheme="majorBidi" w:cstheme="majorBidi"/>
        </w:rPr>
        <w:t xml:space="preserve"> nodal segments of jojoba </w:t>
      </w:r>
      <w:r w:rsidR="002C0E27" w:rsidRPr="00575A46">
        <w:rPr>
          <w:rFonts w:asciiTheme="majorBidi" w:hAnsiTheme="majorBidi" w:cstheme="majorBidi"/>
        </w:rPr>
        <w:t>at all assessed parameters</w:t>
      </w:r>
      <w:r w:rsidR="00B24DD7">
        <w:rPr>
          <w:rFonts w:asciiTheme="majorBidi" w:hAnsiTheme="majorBidi" w:cstheme="majorBidi"/>
        </w:rPr>
        <w:t xml:space="preserve"> (Table 1)</w:t>
      </w:r>
      <w:proofErr w:type="gramStart"/>
      <w:r w:rsidR="002C0E27" w:rsidRPr="00575A46">
        <w:rPr>
          <w:rFonts w:asciiTheme="majorBidi" w:hAnsiTheme="majorBidi" w:cstheme="majorBidi"/>
        </w:rPr>
        <w:t>..</w:t>
      </w:r>
      <w:proofErr w:type="gramEnd"/>
      <w:r w:rsidR="005D113B">
        <w:rPr>
          <w:rFonts w:ascii="Times New Roman" w:hAnsi="Times New Roman" w:cs="Times New Roman"/>
        </w:rPr>
        <w:t>N</w:t>
      </w:r>
      <w:r w:rsidR="00DE4D2F" w:rsidRPr="005D113B">
        <w:rPr>
          <w:rFonts w:ascii="Times New Roman" w:hAnsi="Times New Roman" w:cs="Times New Roman"/>
        </w:rPr>
        <w:t>odal segment</w:t>
      </w:r>
      <w:r w:rsidR="005D113B">
        <w:rPr>
          <w:rFonts w:ascii="Times New Roman" w:hAnsi="Times New Roman" w:cs="Times New Roman"/>
        </w:rPr>
        <w:t xml:space="preserve"> explants </w:t>
      </w:r>
      <w:r w:rsidR="00DE4D2F" w:rsidRPr="005D113B">
        <w:rPr>
          <w:rFonts w:ascii="Times New Roman" w:hAnsi="Times New Roman" w:cs="Times New Roman"/>
        </w:rPr>
        <w:t xml:space="preserve">of the </w:t>
      </w:r>
      <w:r w:rsidR="005D113B">
        <w:rPr>
          <w:rFonts w:ascii="Times New Roman" w:hAnsi="Times New Roman" w:cs="Times New Roman"/>
        </w:rPr>
        <w:t xml:space="preserve">used </w:t>
      </w:r>
      <w:r w:rsidR="00575813" w:rsidRPr="005D113B">
        <w:rPr>
          <w:rFonts w:ascii="Times New Roman" w:hAnsi="Times New Roman" w:cs="Times New Roman"/>
        </w:rPr>
        <w:t xml:space="preserve">jojoba </w:t>
      </w:r>
      <w:r w:rsidR="00DE4D2F" w:rsidRPr="005D113B">
        <w:rPr>
          <w:rFonts w:ascii="Times New Roman" w:hAnsi="Times New Roman" w:cs="Times New Roman"/>
        </w:rPr>
        <w:t xml:space="preserve">genotypes </w:t>
      </w:r>
      <w:r w:rsidR="002C0E27" w:rsidRPr="005D113B">
        <w:rPr>
          <w:rFonts w:ascii="Times New Roman" w:hAnsi="Times New Roman" w:cs="Times New Roman"/>
        </w:rPr>
        <w:t>showed no responses</w:t>
      </w:r>
      <w:r w:rsidR="00717225" w:rsidRPr="005D113B">
        <w:rPr>
          <w:rFonts w:ascii="Times New Roman" w:hAnsi="Times New Roman" w:cs="Times New Roman"/>
        </w:rPr>
        <w:t xml:space="preserve"> </w:t>
      </w:r>
      <w:r w:rsidR="005D113B">
        <w:rPr>
          <w:rFonts w:ascii="Times New Roman" w:hAnsi="Times New Roman" w:cs="Times New Roman"/>
        </w:rPr>
        <w:t xml:space="preserve">on culture </w:t>
      </w:r>
      <w:r w:rsidR="00717225" w:rsidRPr="005D113B">
        <w:rPr>
          <w:rFonts w:ascii="Times New Roman" w:hAnsi="Times New Roman" w:cs="Times New Roman"/>
        </w:rPr>
        <w:t xml:space="preserve"> medi</w:t>
      </w:r>
      <w:r w:rsidR="005D113B">
        <w:rPr>
          <w:rFonts w:ascii="Times New Roman" w:hAnsi="Times New Roman" w:cs="Times New Roman"/>
        </w:rPr>
        <w:t>um</w:t>
      </w:r>
      <w:r w:rsidR="00717225" w:rsidRPr="005D113B">
        <w:rPr>
          <w:rFonts w:ascii="Times New Roman" w:hAnsi="Times New Roman" w:cs="Times New Roman"/>
        </w:rPr>
        <w:t xml:space="preserve"> </w:t>
      </w:r>
      <w:r w:rsidR="00DE4D2F" w:rsidRPr="005D113B">
        <w:rPr>
          <w:rFonts w:ascii="Times New Roman" w:hAnsi="Times New Roman" w:cs="Times New Roman"/>
        </w:rPr>
        <w:t>supplemented with kin, kin in combinations with NAA, IAA and 2,4-D</w:t>
      </w:r>
      <w:r w:rsidR="00D73A40" w:rsidRPr="005D113B">
        <w:rPr>
          <w:rFonts w:ascii="Times New Roman" w:hAnsi="Times New Roman" w:cs="Times New Roman"/>
        </w:rPr>
        <w:t>,</w:t>
      </w:r>
      <w:r w:rsidR="00DE4D2F" w:rsidRPr="005D113B">
        <w:rPr>
          <w:rFonts w:ascii="Times New Roman" w:hAnsi="Times New Roman" w:cs="Times New Roman"/>
        </w:rPr>
        <w:t xml:space="preserve"> and </w:t>
      </w:r>
      <w:r w:rsidR="00717225" w:rsidRPr="005D113B">
        <w:rPr>
          <w:rFonts w:ascii="Times New Roman" w:hAnsi="Times New Roman" w:cs="Times New Roman"/>
        </w:rPr>
        <w:t xml:space="preserve"> BA</w:t>
      </w:r>
      <w:r w:rsidR="00B84D1B" w:rsidRPr="005D113B">
        <w:rPr>
          <w:rFonts w:ascii="Times New Roman" w:hAnsi="Times New Roman" w:cs="Times New Roman"/>
        </w:rPr>
        <w:t>P</w:t>
      </w:r>
      <w:r w:rsidR="00717225" w:rsidRPr="005D113B">
        <w:rPr>
          <w:rFonts w:ascii="Times New Roman" w:hAnsi="Times New Roman" w:cs="Times New Roman"/>
        </w:rPr>
        <w:t xml:space="preserve"> in combinations with 2, 4-D</w:t>
      </w:r>
      <w:r w:rsidR="00DE4D2F" w:rsidRPr="003C23EE">
        <w:rPr>
          <w:rFonts w:ascii="Times New Roman" w:hAnsi="Times New Roman" w:cs="Times New Roman"/>
        </w:rPr>
        <w:t>.</w:t>
      </w:r>
      <w:r w:rsidR="00C07263" w:rsidRPr="00575A46">
        <w:rPr>
          <w:rFonts w:ascii="Times New Roman" w:hAnsi="Times New Roman" w:cs="Times New Roman"/>
        </w:rPr>
        <w:t xml:space="preserve"> </w:t>
      </w:r>
      <w:r w:rsidR="008F4549" w:rsidRPr="00575A46">
        <w:rPr>
          <w:rFonts w:ascii="Times New Roman" w:hAnsi="Times New Roman" w:cs="Times New Roman"/>
        </w:rPr>
        <w:t xml:space="preserve"> </w:t>
      </w:r>
      <w:r w:rsidR="00CE4EC3" w:rsidRPr="00575A46">
        <w:rPr>
          <w:rFonts w:ascii="Times New Roman" w:hAnsi="Times New Roman" w:cs="Times New Roman"/>
        </w:rPr>
        <w:t>.</w:t>
      </w:r>
      <w:r w:rsidR="008F4549" w:rsidRPr="00575A46">
        <w:rPr>
          <w:rFonts w:ascii="Times New Roman" w:hAnsi="Times New Roman" w:cs="Times New Roman"/>
        </w:rPr>
        <w:t xml:space="preserve"> </w:t>
      </w:r>
      <w:r w:rsidR="00BA54FF" w:rsidRPr="00575A46">
        <w:rPr>
          <w:rFonts w:ascii="Times New Roman" w:hAnsi="Times New Roman" w:cs="Times New Roman"/>
        </w:rPr>
        <w:t xml:space="preserve"> </w:t>
      </w:r>
      <w:r w:rsidR="000468DF">
        <w:rPr>
          <w:rFonts w:ascii="Times New Roman" w:hAnsi="Times New Roman" w:cs="Times New Roman"/>
        </w:rPr>
        <w:t xml:space="preserve">The number of days required for bud initiation was significantly reduced when the nodal segment explants </w:t>
      </w:r>
      <w:r w:rsidR="000468DF" w:rsidRPr="000468DF">
        <w:rPr>
          <w:rFonts w:ascii="Times New Roman" w:hAnsi="Times New Roman" w:cs="Times New Roman"/>
        </w:rPr>
        <w:t xml:space="preserve">of the jojoba genotype </w:t>
      </w:r>
      <w:r w:rsidR="000149FD">
        <w:rPr>
          <w:rFonts w:ascii="Times New Roman" w:hAnsi="Times New Roman" w:cs="Times New Roman"/>
        </w:rPr>
        <w:t>‘</w:t>
      </w:r>
      <w:proofErr w:type="spellStart"/>
      <w:r w:rsidR="000468DF" w:rsidRPr="000468DF">
        <w:rPr>
          <w:rFonts w:ascii="Times New Roman" w:hAnsi="Times New Roman" w:cs="Times New Roman"/>
        </w:rPr>
        <w:t>Hada</w:t>
      </w:r>
      <w:proofErr w:type="spellEnd"/>
      <w:r w:rsidR="000468DF" w:rsidRPr="000468DF">
        <w:rPr>
          <w:rFonts w:ascii="Times New Roman" w:hAnsi="Times New Roman" w:cs="Times New Roman"/>
        </w:rPr>
        <w:t xml:space="preserve"> Al-Sham</w:t>
      </w:r>
      <w:r w:rsidR="000149FD">
        <w:rPr>
          <w:rFonts w:ascii="Times New Roman" w:hAnsi="Times New Roman" w:cs="Times New Roman"/>
        </w:rPr>
        <w:t>’</w:t>
      </w:r>
      <w:r w:rsidR="000468DF" w:rsidRPr="000468DF">
        <w:rPr>
          <w:rFonts w:ascii="Times New Roman" w:hAnsi="Times New Roman" w:cs="Times New Roman"/>
        </w:rPr>
        <w:t xml:space="preserve"> </w:t>
      </w:r>
      <w:r w:rsidR="000468DF">
        <w:rPr>
          <w:rFonts w:ascii="Times New Roman" w:hAnsi="Times New Roman" w:cs="Times New Roman"/>
        </w:rPr>
        <w:t xml:space="preserve">were cultured on medium supplemented with </w:t>
      </w:r>
      <w:r w:rsidR="000468DF" w:rsidRPr="000468DF">
        <w:rPr>
          <w:rFonts w:ascii="Times New Roman" w:hAnsi="Times New Roman" w:cs="Times New Roman"/>
        </w:rPr>
        <w:t xml:space="preserve">10 </w:t>
      </w:r>
      <w:proofErr w:type="spellStart"/>
      <w:r w:rsidR="000468DF" w:rsidRPr="000468DF">
        <w:rPr>
          <w:rFonts w:ascii="Times New Roman" w:hAnsi="Times New Roman" w:cs="Times New Roman"/>
        </w:rPr>
        <w:t>μM</w:t>
      </w:r>
      <w:proofErr w:type="spellEnd"/>
      <w:r w:rsidR="000468DF" w:rsidRPr="000468DF">
        <w:rPr>
          <w:rFonts w:ascii="Times New Roman" w:hAnsi="Times New Roman" w:cs="Times New Roman"/>
        </w:rPr>
        <w:t xml:space="preserve"> BAP</w:t>
      </w:r>
      <w:r w:rsidR="000149FD">
        <w:rPr>
          <w:rFonts w:ascii="Times New Roman" w:hAnsi="Times New Roman" w:cs="Times New Roman"/>
        </w:rPr>
        <w:t xml:space="preserve"> alone (24.47 day) and </w:t>
      </w:r>
      <w:r w:rsidR="000149FD" w:rsidRPr="000149FD">
        <w:rPr>
          <w:rFonts w:ascii="Times New Roman" w:hAnsi="Times New Roman" w:cs="Times New Roman"/>
        </w:rPr>
        <w:t xml:space="preserve">10 </w:t>
      </w:r>
      <w:proofErr w:type="spellStart"/>
      <w:r w:rsidR="000149FD" w:rsidRPr="000149FD">
        <w:rPr>
          <w:rFonts w:ascii="Times New Roman" w:hAnsi="Times New Roman" w:cs="Times New Roman"/>
        </w:rPr>
        <w:t>μM</w:t>
      </w:r>
      <w:proofErr w:type="spellEnd"/>
      <w:r w:rsidR="000149FD" w:rsidRPr="000149FD">
        <w:rPr>
          <w:rFonts w:ascii="Times New Roman" w:hAnsi="Times New Roman" w:cs="Times New Roman"/>
        </w:rPr>
        <w:t xml:space="preserve"> BAP</w:t>
      </w:r>
      <w:r w:rsidR="000468DF" w:rsidRPr="000468DF">
        <w:rPr>
          <w:rFonts w:ascii="Times New Roman" w:hAnsi="Times New Roman" w:cs="Times New Roman"/>
        </w:rPr>
        <w:t xml:space="preserve"> + 10 </w:t>
      </w:r>
      <w:proofErr w:type="spellStart"/>
      <w:r w:rsidR="000468DF" w:rsidRPr="000468DF">
        <w:rPr>
          <w:rFonts w:ascii="Times New Roman" w:hAnsi="Times New Roman" w:cs="Times New Roman"/>
        </w:rPr>
        <w:t>μM</w:t>
      </w:r>
      <w:proofErr w:type="spellEnd"/>
      <w:r w:rsidR="000468DF" w:rsidRPr="000468DF">
        <w:rPr>
          <w:rFonts w:ascii="Times New Roman" w:hAnsi="Times New Roman" w:cs="Times New Roman"/>
        </w:rPr>
        <w:t xml:space="preserve"> </w:t>
      </w:r>
      <w:r w:rsidR="000149FD">
        <w:rPr>
          <w:rFonts w:ascii="Times New Roman" w:hAnsi="Times New Roman" w:cs="Times New Roman"/>
        </w:rPr>
        <w:t>IAA (25.43 day)</w:t>
      </w:r>
      <w:r w:rsidR="000468DF" w:rsidRPr="000468DF">
        <w:rPr>
          <w:rFonts w:ascii="Times New Roman" w:hAnsi="Times New Roman" w:cs="Times New Roman"/>
        </w:rPr>
        <w:t xml:space="preserve"> </w:t>
      </w:r>
      <w:r w:rsidR="000468DF">
        <w:rPr>
          <w:rFonts w:ascii="Times New Roman" w:hAnsi="Times New Roman" w:cs="Times New Roman"/>
        </w:rPr>
        <w:t>(</w:t>
      </w:r>
      <w:r w:rsidR="00375633">
        <w:rPr>
          <w:rFonts w:ascii="Times New Roman" w:hAnsi="Times New Roman" w:cs="Times New Roman"/>
        </w:rPr>
        <w:t>Fig 1A</w:t>
      </w:r>
      <w:r w:rsidR="000468DF">
        <w:rPr>
          <w:rFonts w:ascii="Times New Roman" w:hAnsi="Times New Roman" w:cs="Times New Roman"/>
        </w:rPr>
        <w:t xml:space="preserve">). </w:t>
      </w:r>
      <w:r w:rsidR="000149FD">
        <w:rPr>
          <w:rFonts w:ascii="Times New Roman" w:hAnsi="Times New Roman" w:cs="Times New Roman"/>
        </w:rPr>
        <w:t xml:space="preserve">Bud initiation of the jojoba genotypes </w:t>
      </w:r>
      <w:r w:rsidR="000149FD" w:rsidRPr="000149FD">
        <w:rPr>
          <w:rFonts w:ascii="Times New Roman" w:hAnsi="Times New Roman" w:cs="Times New Roman"/>
        </w:rPr>
        <w:t>‘Hail A’, ‘</w:t>
      </w:r>
      <w:proofErr w:type="spellStart"/>
      <w:r w:rsidR="000149FD" w:rsidRPr="000149FD">
        <w:rPr>
          <w:rFonts w:ascii="Times New Roman" w:hAnsi="Times New Roman" w:cs="Times New Roman"/>
        </w:rPr>
        <w:t>Madinah</w:t>
      </w:r>
      <w:proofErr w:type="spellEnd"/>
      <w:r w:rsidR="000149FD" w:rsidRPr="000149FD">
        <w:rPr>
          <w:rFonts w:ascii="Times New Roman" w:hAnsi="Times New Roman" w:cs="Times New Roman"/>
        </w:rPr>
        <w:t>’</w:t>
      </w:r>
      <w:r w:rsidR="00C17A3B">
        <w:rPr>
          <w:rFonts w:ascii="Times New Roman" w:hAnsi="Times New Roman" w:cs="Times New Roman"/>
        </w:rPr>
        <w:t xml:space="preserve"> </w:t>
      </w:r>
      <w:r w:rsidR="000149FD">
        <w:rPr>
          <w:rFonts w:ascii="Times New Roman" w:hAnsi="Times New Roman" w:cs="Times New Roman"/>
        </w:rPr>
        <w:t>and</w:t>
      </w:r>
      <w:r w:rsidR="000149FD" w:rsidRPr="000149FD">
        <w:rPr>
          <w:rFonts w:ascii="Times New Roman" w:hAnsi="Times New Roman" w:cs="Times New Roman"/>
        </w:rPr>
        <w:t xml:space="preserve"> ‘Hail B’ </w:t>
      </w:r>
      <w:r w:rsidR="00C17A3B">
        <w:rPr>
          <w:rFonts w:ascii="Times New Roman" w:hAnsi="Times New Roman" w:cs="Times New Roman"/>
        </w:rPr>
        <w:t xml:space="preserve">explants </w:t>
      </w:r>
      <w:r w:rsidR="000149FD">
        <w:rPr>
          <w:rFonts w:ascii="Times New Roman" w:hAnsi="Times New Roman" w:cs="Times New Roman"/>
        </w:rPr>
        <w:t xml:space="preserve">was significantly postponed on culture medium </w:t>
      </w:r>
      <w:r w:rsidR="00C17A3B">
        <w:rPr>
          <w:rFonts w:ascii="Times New Roman" w:hAnsi="Times New Roman" w:cs="Times New Roman"/>
        </w:rPr>
        <w:t xml:space="preserve">supplemented with </w:t>
      </w:r>
      <w:r w:rsidR="00C17A3B" w:rsidRPr="00C17A3B">
        <w:rPr>
          <w:rFonts w:ascii="Times New Roman" w:hAnsi="Times New Roman" w:cs="Times New Roman"/>
        </w:rPr>
        <w:t xml:space="preserve">1 </w:t>
      </w:r>
      <w:proofErr w:type="spellStart"/>
      <w:r w:rsidR="00C17A3B" w:rsidRPr="00C17A3B">
        <w:rPr>
          <w:rFonts w:ascii="Times New Roman" w:hAnsi="Times New Roman" w:cs="Times New Roman"/>
        </w:rPr>
        <w:t>μM</w:t>
      </w:r>
      <w:proofErr w:type="spellEnd"/>
      <w:r w:rsidR="00C17A3B" w:rsidRPr="00C17A3B">
        <w:rPr>
          <w:rFonts w:ascii="Times New Roman" w:hAnsi="Times New Roman" w:cs="Times New Roman"/>
        </w:rPr>
        <w:t xml:space="preserve"> BAP + </w:t>
      </w:r>
      <w:r w:rsidR="00C17A3B">
        <w:rPr>
          <w:rFonts w:ascii="Times New Roman" w:hAnsi="Times New Roman" w:cs="Times New Roman"/>
        </w:rPr>
        <w:t>5</w:t>
      </w:r>
      <w:r w:rsidR="00C17A3B" w:rsidRPr="00C17A3B">
        <w:rPr>
          <w:rFonts w:ascii="Times New Roman" w:hAnsi="Times New Roman" w:cs="Times New Roman"/>
        </w:rPr>
        <w:t xml:space="preserve"> </w:t>
      </w:r>
      <w:proofErr w:type="spellStart"/>
      <w:r w:rsidR="00C17A3B" w:rsidRPr="00C17A3B">
        <w:rPr>
          <w:rFonts w:ascii="Times New Roman" w:hAnsi="Times New Roman" w:cs="Times New Roman"/>
        </w:rPr>
        <w:t>μM</w:t>
      </w:r>
      <w:proofErr w:type="spellEnd"/>
      <w:r w:rsidR="00C17A3B" w:rsidRPr="00C17A3B">
        <w:rPr>
          <w:rFonts w:ascii="Times New Roman" w:hAnsi="Times New Roman" w:cs="Times New Roman"/>
        </w:rPr>
        <w:t xml:space="preserve"> </w:t>
      </w:r>
      <w:r w:rsidR="00C17A3B">
        <w:rPr>
          <w:rFonts w:ascii="Times New Roman" w:hAnsi="Times New Roman" w:cs="Times New Roman"/>
        </w:rPr>
        <w:t>NAA and 5</w:t>
      </w:r>
      <w:r w:rsidR="00C17A3B" w:rsidRPr="00C17A3B">
        <w:rPr>
          <w:rFonts w:ascii="Times New Roman" w:hAnsi="Times New Roman" w:cs="Times New Roman"/>
        </w:rPr>
        <w:t xml:space="preserve"> </w:t>
      </w:r>
      <w:proofErr w:type="spellStart"/>
      <w:r w:rsidR="00C17A3B" w:rsidRPr="00C17A3B">
        <w:rPr>
          <w:rFonts w:ascii="Times New Roman" w:hAnsi="Times New Roman" w:cs="Times New Roman"/>
        </w:rPr>
        <w:t>μM</w:t>
      </w:r>
      <w:proofErr w:type="spellEnd"/>
      <w:r w:rsidR="00C17A3B" w:rsidRPr="00C17A3B">
        <w:rPr>
          <w:rFonts w:ascii="Times New Roman" w:hAnsi="Times New Roman" w:cs="Times New Roman"/>
        </w:rPr>
        <w:t xml:space="preserve"> BAP + </w:t>
      </w:r>
      <w:r w:rsidR="00C17A3B">
        <w:rPr>
          <w:rFonts w:ascii="Times New Roman" w:hAnsi="Times New Roman" w:cs="Times New Roman"/>
        </w:rPr>
        <w:t>5</w:t>
      </w:r>
      <w:r w:rsidR="00C17A3B" w:rsidRPr="00C17A3B">
        <w:rPr>
          <w:rFonts w:ascii="Times New Roman" w:hAnsi="Times New Roman" w:cs="Times New Roman"/>
        </w:rPr>
        <w:t xml:space="preserve"> </w:t>
      </w:r>
      <w:proofErr w:type="spellStart"/>
      <w:r w:rsidR="00C17A3B" w:rsidRPr="00C17A3B">
        <w:rPr>
          <w:rFonts w:ascii="Times New Roman" w:hAnsi="Times New Roman" w:cs="Times New Roman"/>
        </w:rPr>
        <w:t>μM</w:t>
      </w:r>
      <w:proofErr w:type="spellEnd"/>
      <w:r w:rsidR="00C17A3B" w:rsidRPr="00C17A3B">
        <w:rPr>
          <w:rFonts w:ascii="Times New Roman" w:hAnsi="Times New Roman" w:cs="Times New Roman"/>
        </w:rPr>
        <w:t xml:space="preserve"> </w:t>
      </w:r>
      <w:r w:rsidR="00C17A3B">
        <w:rPr>
          <w:rFonts w:ascii="Times New Roman" w:hAnsi="Times New Roman" w:cs="Times New Roman"/>
        </w:rPr>
        <w:t>N</w:t>
      </w:r>
      <w:r w:rsidR="00C17A3B" w:rsidRPr="00C17A3B">
        <w:rPr>
          <w:rFonts w:ascii="Times New Roman" w:hAnsi="Times New Roman" w:cs="Times New Roman"/>
        </w:rPr>
        <w:t>AA</w:t>
      </w:r>
      <w:r w:rsidR="00762555">
        <w:rPr>
          <w:rFonts w:ascii="Times New Roman" w:hAnsi="Times New Roman" w:cs="Times New Roman"/>
        </w:rPr>
        <w:t xml:space="preserve">, and </w:t>
      </w:r>
      <w:r w:rsidR="00C17A3B" w:rsidRPr="00C17A3B">
        <w:rPr>
          <w:rFonts w:ascii="Times New Roman" w:hAnsi="Times New Roman" w:cs="Times New Roman"/>
        </w:rPr>
        <w:t xml:space="preserve"> </w:t>
      </w:r>
      <w:r w:rsidR="00762555">
        <w:rPr>
          <w:rFonts w:ascii="Times New Roman" w:hAnsi="Times New Roman" w:cs="Times New Roman"/>
        </w:rPr>
        <w:t xml:space="preserve">medium </w:t>
      </w:r>
      <w:r w:rsidR="00C17A3B">
        <w:rPr>
          <w:rFonts w:ascii="Times New Roman" w:hAnsi="Times New Roman" w:cs="Times New Roman"/>
        </w:rPr>
        <w:t xml:space="preserve">without growth regulator (MS0).  </w:t>
      </w:r>
      <w:r w:rsidR="00762555">
        <w:rPr>
          <w:rFonts w:ascii="Times New Roman" w:hAnsi="Times New Roman" w:cs="Times New Roman"/>
        </w:rPr>
        <w:t>Moreover, the genotype ‘</w:t>
      </w:r>
      <w:proofErr w:type="spellStart"/>
      <w:r w:rsidR="00762555">
        <w:rPr>
          <w:rFonts w:ascii="Times New Roman" w:hAnsi="Times New Roman" w:cs="Times New Roman"/>
        </w:rPr>
        <w:t>Hada</w:t>
      </w:r>
      <w:proofErr w:type="spellEnd"/>
      <w:r w:rsidR="00762555">
        <w:rPr>
          <w:rFonts w:ascii="Times New Roman" w:hAnsi="Times New Roman" w:cs="Times New Roman"/>
        </w:rPr>
        <w:t xml:space="preserve"> Al-Sham’ recorded the maximum number of days for bud initiation with culture medium MS + </w:t>
      </w:r>
      <w:r w:rsidR="00762555" w:rsidRPr="00762555">
        <w:rPr>
          <w:rFonts w:ascii="Times New Roman" w:hAnsi="Times New Roman" w:cs="Times New Roman"/>
        </w:rPr>
        <w:t xml:space="preserve">1 </w:t>
      </w:r>
      <w:proofErr w:type="spellStart"/>
      <w:r w:rsidR="00762555" w:rsidRPr="00762555">
        <w:rPr>
          <w:rFonts w:ascii="Times New Roman" w:hAnsi="Times New Roman" w:cs="Times New Roman"/>
        </w:rPr>
        <w:t>μM</w:t>
      </w:r>
      <w:proofErr w:type="spellEnd"/>
      <w:r w:rsidR="00762555" w:rsidRPr="00762555">
        <w:rPr>
          <w:rFonts w:ascii="Times New Roman" w:hAnsi="Times New Roman" w:cs="Times New Roman"/>
        </w:rPr>
        <w:t xml:space="preserve"> BAP + 5 </w:t>
      </w:r>
      <w:proofErr w:type="spellStart"/>
      <w:r w:rsidR="00762555" w:rsidRPr="00762555">
        <w:rPr>
          <w:rFonts w:ascii="Times New Roman" w:hAnsi="Times New Roman" w:cs="Times New Roman"/>
        </w:rPr>
        <w:t>μM</w:t>
      </w:r>
      <w:proofErr w:type="spellEnd"/>
      <w:r w:rsidR="00762555" w:rsidRPr="00762555">
        <w:rPr>
          <w:rFonts w:ascii="Times New Roman" w:hAnsi="Times New Roman" w:cs="Times New Roman"/>
        </w:rPr>
        <w:t xml:space="preserve"> NAA and </w:t>
      </w:r>
      <w:r w:rsidR="00762555">
        <w:rPr>
          <w:rFonts w:ascii="Times New Roman" w:hAnsi="Times New Roman" w:cs="Times New Roman"/>
        </w:rPr>
        <w:t xml:space="preserve">MS + </w:t>
      </w:r>
      <w:r w:rsidR="00762555" w:rsidRPr="00762555">
        <w:rPr>
          <w:rFonts w:ascii="Times New Roman" w:hAnsi="Times New Roman" w:cs="Times New Roman"/>
        </w:rPr>
        <w:t xml:space="preserve">5 </w:t>
      </w:r>
      <w:proofErr w:type="spellStart"/>
      <w:r w:rsidR="00762555" w:rsidRPr="00762555">
        <w:rPr>
          <w:rFonts w:ascii="Times New Roman" w:hAnsi="Times New Roman" w:cs="Times New Roman"/>
        </w:rPr>
        <w:t>μM</w:t>
      </w:r>
      <w:proofErr w:type="spellEnd"/>
      <w:r w:rsidR="00762555" w:rsidRPr="00762555">
        <w:rPr>
          <w:rFonts w:ascii="Times New Roman" w:hAnsi="Times New Roman" w:cs="Times New Roman"/>
        </w:rPr>
        <w:t xml:space="preserve"> BAP + 5 </w:t>
      </w:r>
      <w:proofErr w:type="spellStart"/>
      <w:r w:rsidR="00762555" w:rsidRPr="00762555">
        <w:rPr>
          <w:rFonts w:ascii="Times New Roman" w:hAnsi="Times New Roman" w:cs="Times New Roman"/>
        </w:rPr>
        <w:t>μM</w:t>
      </w:r>
      <w:proofErr w:type="spellEnd"/>
      <w:r w:rsidR="00762555" w:rsidRPr="00762555">
        <w:rPr>
          <w:rFonts w:ascii="Times New Roman" w:hAnsi="Times New Roman" w:cs="Times New Roman"/>
        </w:rPr>
        <w:t xml:space="preserve"> NAA</w:t>
      </w:r>
      <w:r w:rsidR="00762555" w:rsidRPr="00762555" w:rsidDel="00762555">
        <w:rPr>
          <w:rFonts w:ascii="Times New Roman" w:hAnsi="Times New Roman" w:cs="Times New Roman"/>
        </w:rPr>
        <w:t xml:space="preserve"> </w:t>
      </w:r>
      <w:r w:rsidR="00762555">
        <w:rPr>
          <w:rFonts w:ascii="Times New Roman" w:hAnsi="Times New Roman" w:cs="Times New Roman"/>
        </w:rPr>
        <w:t>(</w:t>
      </w:r>
      <w:r w:rsidR="00375633">
        <w:rPr>
          <w:rFonts w:ascii="Times New Roman" w:hAnsi="Times New Roman" w:cs="Times New Roman"/>
        </w:rPr>
        <w:t>Fig 1A</w:t>
      </w:r>
      <w:r w:rsidR="00762555">
        <w:rPr>
          <w:rFonts w:ascii="Times New Roman" w:hAnsi="Times New Roman" w:cs="Times New Roman"/>
        </w:rPr>
        <w:t xml:space="preserve">). </w:t>
      </w:r>
      <w:r w:rsidR="00762555" w:rsidRPr="00762555">
        <w:rPr>
          <w:rFonts w:ascii="Times New Roman" w:hAnsi="Times New Roman" w:cs="Times New Roman"/>
        </w:rPr>
        <w:t xml:space="preserve">The types and concentration of </w:t>
      </w:r>
      <w:proofErr w:type="spellStart"/>
      <w:r w:rsidR="00762555" w:rsidRPr="00762555">
        <w:rPr>
          <w:rFonts w:ascii="Times New Roman" w:hAnsi="Times New Roman" w:cs="Times New Roman"/>
        </w:rPr>
        <w:t>cytokinins</w:t>
      </w:r>
      <w:proofErr w:type="spellEnd"/>
      <w:r w:rsidR="00762555" w:rsidRPr="00762555">
        <w:rPr>
          <w:rFonts w:ascii="Times New Roman" w:hAnsi="Times New Roman" w:cs="Times New Roman"/>
        </w:rPr>
        <w:t>/</w:t>
      </w:r>
      <w:proofErr w:type="spellStart"/>
      <w:r w:rsidR="00762555" w:rsidRPr="00762555">
        <w:rPr>
          <w:rFonts w:ascii="Times New Roman" w:hAnsi="Times New Roman" w:cs="Times New Roman"/>
        </w:rPr>
        <w:t>auxins</w:t>
      </w:r>
      <w:proofErr w:type="spellEnd"/>
      <w:r w:rsidR="00762555" w:rsidRPr="00762555">
        <w:rPr>
          <w:rFonts w:ascii="Times New Roman" w:hAnsi="Times New Roman" w:cs="Times New Roman"/>
        </w:rPr>
        <w:t xml:space="preserve">, culture media, explants and genotypes were the most important factors affecting the number of days to bud </w:t>
      </w:r>
      <w:r w:rsidR="00762555">
        <w:rPr>
          <w:rFonts w:ascii="Times New Roman" w:hAnsi="Times New Roman" w:cs="Times New Roman"/>
        </w:rPr>
        <w:t>sprouting</w:t>
      </w:r>
      <w:r w:rsidR="00762555" w:rsidRPr="00762555">
        <w:rPr>
          <w:rFonts w:ascii="Times New Roman" w:hAnsi="Times New Roman" w:cs="Times New Roman"/>
        </w:rPr>
        <w:t xml:space="preserve"> </w:t>
      </w:r>
      <w:r w:rsidR="00375633" w:rsidRPr="00375633">
        <w:rPr>
          <w:rFonts w:ascii="Times New Roman" w:hAnsi="Times New Roman" w:cs="Times New Roman"/>
        </w:rPr>
        <w:t>(</w:t>
      </w:r>
      <w:proofErr w:type="spellStart"/>
      <w:r w:rsidR="00375633" w:rsidRPr="00375633">
        <w:rPr>
          <w:rFonts w:ascii="Times New Roman" w:hAnsi="Times New Roman" w:cs="Times New Roman"/>
        </w:rPr>
        <w:t>Bashir</w:t>
      </w:r>
      <w:proofErr w:type="spellEnd"/>
      <w:r w:rsidR="00375633" w:rsidRPr="00375633" w:rsidDel="00D00148">
        <w:rPr>
          <w:rFonts w:ascii="Times New Roman" w:hAnsi="Times New Roman" w:cs="Times New Roman"/>
        </w:rPr>
        <w:t xml:space="preserve"> </w:t>
      </w:r>
      <w:r w:rsidR="00693C94" w:rsidRPr="00693C94">
        <w:rPr>
          <w:rFonts w:ascii="Times New Roman" w:hAnsi="Times New Roman" w:cs="Times New Roman"/>
          <w:i/>
          <w:iCs/>
        </w:rPr>
        <w:t>et al.,</w:t>
      </w:r>
      <w:r w:rsidR="00375633" w:rsidRPr="00375633">
        <w:rPr>
          <w:rFonts w:ascii="Times New Roman" w:hAnsi="Times New Roman" w:cs="Times New Roman"/>
        </w:rPr>
        <w:t xml:space="preserve"> 2007</w:t>
      </w:r>
      <w:r w:rsidR="00375633">
        <w:rPr>
          <w:rFonts w:ascii="Times New Roman" w:hAnsi="Times New Roman" w:cs="Times New Roman"/>
        </w:rPr>
        <w:t xml:space="preserve">; </w:t>
      </w:r>
      <w:proofErr w:type="spellStart"/>
      <w:r w:rsidR="00375633" w:rsidRPr="00375633">
        <w:rPr>
          <w:rFonts w:ascii="Times New Roman" w:hAnsi="Times New Roman" w:cs="Times New Roman"/>
        </w:rPr>
        <w:t>Heba</w:t>
      </w:r>
      <w:proofErr w:type="spellEnd"/>
      <w:r w:rsidR="00375633" w:rsidRPr="00375633">
        <w:rPr>
          <w:rFonts w:ascii="Times New Roman" w:hAnsi="Times New Roman" w:cs="Times New Roman"/>
        </w:rPr>
        <w:t>-Allah</w:t>
      </w:r>
      <w:r w:rsidR="00693C94">
        <w:rPr>
          <w:rFonts w:ascii="Times New Roman" w:hAnsi="Times New Roman" w:cs="Times New Roman"/>
        </w:rPr>
        <w:t>,</w:t>
      </w:r>
      <w:r w:rsidR="00375633" w:rsidRPr="00375633">
        <w:rPr>
          <w:rFonts w:ascii="Times New Roman" w:hAnsi="Times New Roman" w:cs="Times New Roman"/>
        </w:rPr>
        <w:t xml:space="preserve"> 2009</w:t>
      </w:r>
      <w:proofErr w:type="gramStart"/>
      <w:r w:rsidR="00375633" w:rsidRPr="00375633">
        <w:rPr>
          <w:rFonts w:ascii="Times New Roman" w:hAnsi="Times New Roman" w:cs="Times New Roman"/>
        </w:rPr>
        <w:t>)</w:t>
      </w:r>
      <w:r w:rsidR="00375633" w:rsidRPr="00375633" w:rsidDel="00375633">
        <w:rPr>
          <w:rFonts w:ascii="Times New Roman" w:hAnsi="Times New Roman" w:cs="Times New Roman"/>
        </w:rPr>
        <w:t xml:space="preserve"> </w:t>
      </w:r>
      <w:r w:rsidR="00762555" w:rsidRPr="00762555">
        <w:rPr>
          <w:rFonts w:ascii="Times New Roman" w:hAnsi="Times New Roman" w:cs="Times New Roman"/>
        </w:rPr>
        <w:t>.</w:t>
      </w:r>
      <w:proofErr w:type="gramEnd"/>
      <w:r w:rsidR="00762555" w:rsidRPr="00762555">
        <w:rPr>
          <w:rFonts w:ascii="Times New Roman" w:hAnsi="Times New Roman" w:cs="Times New Roman"/>
        </w:rPr>
        <w:t xml:space="preserve"> </w:t>
      </w:r>
      <w:r w:rsidR="00762555">
        <w:rPr>
          <w:rFonts w:ascii="Times New Roman" w:hAnsi="Times New Roman" w:cs="Times New Roman"/>
        </w:rPr>
        <w:t xml:space="preserve">Our results </w:t>
      </w:r>
      <w:r w:rsidR="000E1BE6">
        <w:rPr>
          <w:rFonts w:ascii="Times New Roman" w:hAnsi="Times New Roman" w:cs="Times New Roman"/>
        </w:rPr>
        <w:t>showed that</w:t>
      </w:r>
      <w:r w:rsidR="00762555" w:rsidRPr="00762555">
        <w:rPr>
          <w:rFonts w:ascii="Times New Roman" w:hAnsi="Times New Roman" w:cs="Times New Roman"/>
        </w:rPr>
        <w:t xml:space="preserve"> the BAP and its combinations with NAA </w:t>
      </w:r>
      <w:r w:rsidR="00762555">
        <w:rPr>
          <w:rFonts w:ascii="Times New Roman" w:hAnsi="Times New Roman" w:cs="Times New Roman"/>
        </w:rPr>
        <w:t>decreased</w:t>
      </w:r>
      <w:r w:rsidR="00762555" w:rsidRPr="00762555">
        <w:rPr>
          <w:rFonts w:ascii="Times New Roman" w:hAnsi="Times New Roman" w:cs="Times New Roman"/>
        </w:rPr>
        <w:t xml:space="preserve"> the </w:t>
      </w:r>
      <w:r w:rsidR="00762555">
        <w:rPr>
          <w:rFonts w:ascii="Times New Roman" w:hAnsi="Times New Roman" w:cs="Times New Roman"/>
        </w:rPr>
        <w:t xml:space="preserve">number of </w:t>
      </w:r>
      <w:r w:rsidR="00762555" w:rsidRPr="00762555">
        <w:rPr>
          <w:rFonts w:ascii="Times New Roman" w:hAnsi="Times New Roman" w:cs="Times New Roman"/>
        </w:rPr>
        <w:t xml:space="preserve">days </w:t>
      </w:r>
      <w:r w:rsidR="00762555">
        <w:rPr>
          <w:rFonts w:ascii="Times New Roman" w:hAnsi="Times New Roman" w:cs="Times New Roman"/>
        </w:rPr>
        <w:t xml:space="preserve">required </w:t>
      </w:r>
      <w:r w:rsidR="00762555" w:rsidRPr="00762555">
        <w:rPr>
          <w:rFonts w:ascii="Times New Roman" w:hAnsi="Times New Roman" w:cs="Times New Roman"/>
        </w:rPr>
        <w:t>to bud sprouting</w:t>
      </w:r>
      <w:r w:rsidR="00762555">
        <w:rPr>
          <w:rFonts w:ascii="Times New Roman" w:hAnsi="Times New Roman" w:cs="Times New Roman"/>
        </w:rPr>
        <w:t xml:space="preserve"> </w:t>
      </w:r>
      <w:r w:rsidR="000E1BE6">
        <w:rPr>
          <w:rFonts w:ascii="Times New Roman" w:hAnsi="Times New Roman" w:cs="Times New Roman"/>
        </w:rPr>
        <w:t xml:space="preserve">of jojoba genotypes </w:t>
      </w:r>
      <w:r w:rsidR="00762555">
        <w:rPr>
          <w:rFonts w:ascii="Times New Roman" w:hAnsi="Times New Roman" w:cs="Times New Roman"/>
        </w:rPr>
        <w:t xml:space="preserve">which </w:t>
      </w:r>
      <w:r w:rsidR="00762555" w:rsidRPr="00762555">
        <w:rPr>
          <w:rFonts w:ascii="Times New Roman" w:hAnsi="Times New Roman" w:cs="Times New Roman"/>
        </w:rPr>
        <w:t xml:space="preserve">were partially in agreement with that observed by </w:t>
      </w:r>
      <w:r w:rsidR="00375633">
        <w:rPr>
          <w:rFonts w:ascii="Times New Roman" w:hAnsi="Times New Roman" w:cs="Times New Roman"/>
        </w:rPr>
        <w:t>(</w:t>
      </w:r>
      <w:proofErr w:type="spellStart"/>
      <w:r w:rsidR="00375633" w:rsidRPr="00375633">
        <w:rPr>
          <w:rFonts w:ascii="Times New Roman" w:hAnsi="Times New Roman" w:cs="Times New Roman"/>
        </w:rPr>
        <w:t>Elhag</w:t>
      </w:r>
      <w:proofErr w:type="spellEnd"/>
      <w:r w:rsidR="00375633" w:rsidRPr="00375633">
        <w:rPr>
          <w:rFonts w:ascii="Times New Roman" w:hAnsi="Times New Roman" w:cs="Times New Roman"/>
        </w:rPr>
        <w:t xml:space="preserve"> </w:t>
      </w:r>
      <w:r w:rsidR="00693C94" w:rsidRPr="00693C94">
        <w:rPr>
          <w:rFonts w:ascii="Times New Roman" w:hAnsi="Times New Roman" w:cs="Times New Roman"/>
          <w:i/>
          <w:iCs/>
        </w:rPr>
        <w:t>et al.</w:t>
      </w:r>
      <w:proofErr w:type="gramStart"/>
      <w:r w:rsidR="00693C94">
        <w:rPr>
          <w:rFonts w:ascii="Times New Roman" w:hAnsi="Times New Roman" w:cs="Times New Roman"/>
          <w:i/>
          <w:iCs/>
        </w:rPr>
        <w:t>,</w:t>
      </w:r>
      <w:r w:rsidR="00375633">
        <w:rPr>
          <w:rFonts w:ascii="Times New Roman" w:hAnsi="Times New Roman" w:cs="Times New Roman"/>
        </w:rPr>
        <w:t>1998</w:t>
      </w:r>
      <w:proofErr w:type="gramEnd"/>
      <w:r w:rsidR="00375633">
        <w:rPr>
          <w:rFonts w:ascii="Times New Roman" w:hAnsi="Times New Roman" w:cs="Times New Roman"/>
        </w:rPr>
        <w:t>)</w:t>
      </w:r>
      <w:r w:rsidR="00762555" w:rsidRPr="00762555">
        <w:rPr>
          <w:rFonts w:ascii="Times New Roman" w:hAnsi="Times New Roman" w:cs="Times New Roman"/>
        </w:rPr>
        <w:t>. The authors rec</w:t>
      </w:r>
      <w:r w:rsidR="000E1BE6">
        <w:rPr>
          <w:rFonts w:ascii="Times New Roman" w:hAnsi="Times New Roman" w:cs="Times New Roman"/>
        </w:rPr>
        <w:t>orded a significant genotypic, growth regulator</w:t>
      </w:r>
      <w:r w:rsidR="00762555" w:rsidRPr="00762555">
        <w:rPr>
          <w:rFonts w:ascii="Times New Roman" w:hAnsi="Times New Roman" w:cs="Times New Roman"/>
        </w:rPr>
        <w:t xml:space="preserve"> and medi</w:t>
      </w:r>
      <w:r w:rsidR="000E1BE6">
        <w:rPr>
          <w:rFonts w:ascii="Times New Roman" w:hAnsi="Times New Roman" w:cs="Times New Roman"/>
        </w:rPr>
        <w:t xml:space="preserve">um </w:t>
      </w:r>
      <w:r w:rsidR="00762555" w:rsidRPr="00762555">
        <w:rPr>
          <w:rFonts w:ascii="Times New Roman" w:hAnsi="Times New Roman" w:cs="Times New Roman"/>
        </w:rPr>
        <w:t xml:space="preserve">type effects on shoot-tip culture of jojoba. The </w:t>
      </w:r>
      <w:r w:rsidR="000E1BE6">
        <w:rPr>
          <w:rFonts w:ascii="Times New Roman" w:hAnsi="Times New Roman" w:cs="Times New Roman"/>
        </w:rPr>
        <w:t xml:space="preserve">y also observed that </w:t>
      </w:r>
      <w:r w:rsidR="00762555" w:rsidRPr="00762555">
        <w:rPr>
          <w:rFonts w:ascii="Times New Roman" w:hAnsi="Times New Roman" w:cs="Times New Roman"/>
        </w:rPr>
        <w:lastRenderedPageBreak/>
        <w:t xml:space="preserve">higher concentrations of BAP, NAA and IAA combinations were enhanced bud sprouting, which provided adequate time to grow the shoot and achieve maximum length than lower concentrations. </w:t>
      </w:r>
      <w:r w:rsidR="00BA54FF" w:rsidRPr="00575A46">
        <w:rPr>
          <w:rFonts w:ascii="Times New Roman" w:hAnsi="Times New Roman" w:cs="Times New Roman"/>
        </w:rPr>
        <w:t>1μM BAP + 5μM IAA</w:t>
      </w:r>
      <w:r w:rsidR="00D206E8" w:rsidRPr="00575A46">
        <w:rPr>
          <w:rFonts w:ascii="Times New Roman" w:hAnsi="Times New Roman" w:cs="Times New Roman"/>
        </w:rPr>
        <w:t xml:space="preserve"> </w:t>
      </w:r>
      <w:r w:rsidR="00577977" w:rsidRPr="00575A46">
        <w:rPr>
          <w:rFonts w:ascii="Times New Roman" w:hAnsi="Times New Roman" w:cs="Times New Roman"/>
        </w:rPr>
        <w:t xml:space="preserve">Length of primary </w:t>
      </w:r>
      <w:r w:rsidR="00E179CA" w:rsidRPr="00575A46">
        <w:rPr>
          <w:rFonts w:ascii="Times New Roman" w:hAnsi="Times New Roman" w:cs="Times New Roman"/>
        </w:rPr>
        <w:t>shoot</w:t>
      </w:r>
      <w:r w:rsidR="00577977" w:rsidRPr="00575A46">
        <w:rPr>
          <w:rFonts w:ascii="Times New Roman" w:hAnsi="Times New Roman" w:cs="Times New Roman"/>
        </w:rPr>
        <w:t>s</w:t>
      </w:r>
      <w:r w:rsidR="00E179CA" w:rsidRPr="00575A46">
        <w:rPr>
          <w:rFonts w:ascii="Times New Roman" w:hAnsi="Times New Roman" w:cs="Times New Roman"/>
        </w:rPr>
        <w:t xml:space="preserve"> (cm)</w:t>
      </w:r>
      <w:r w:rsidR="00577977" w:rsidRPr="00575A46">
        <w:rPr>
          <w:rFonts w:ascii="Times New Roman" w:hAnsi="Times New Roman" w:cs="Times New Roman"/>
        </w:rPr>
        <w:t xml:space="preserve"> </w:t>
      </w:r>
      <w:proofErr w:type="gramStart"/>
      <w:r w:rsidR="00577977" w:rsidRPr="00575A46">
        <w:rPr>
          <w:rFonts w:ascii="Times New Roman" w:hAnsi="Times New Roman" w:cs="Times New Roman"/>
        </w:rPr>
        <w:t>was</w:t>
      </w:r>
      <w:proofErr w:type="gramEnd"/>
      <w:r w:rsidR="00577977" w:rsidRPr="00575A46">
        <w:rPr>
          <w:rFonts w:ascii="Times New Roman" w:hAnsi="Times New Roman" w:cs="Times New Roman"/>
        </w:rPr>
        <w:t xml:space="preserve"> significantly </w:t>
      </w:r>
      <w:r w:rsidR="00D12CE3">
        <w:rPr>
          <w:rFonts w:ascii="Times New Roman" w:hAnsi="Times New Roman" w:cs="Times New Roman"/>
        </w:rPr>
        <w:t>differed due to</w:t>
      </w:r>
      <w:r w:rsidR="00577977" w:rsidRPr="00575A46">
        <w:rPr>
          <w:rFonts w:ascii="Times New Roman" w:hAnsi="Times New Roman" w:cs="Times New Roman"/>
        </w:rPr>
        <w:t xml:space="preserve"> </w:t>
      </w:r>
      <w:r w:rsidR="005D113B">
        <w:rPr>
          <w:rFonts w:ascii="Times New Roman" w:hAnsi="Times New Roman" w:cs="Times New Roman"/>
        </w:rPr>
        <w:t>jojoba genotypes</w:t>
      </w:r>
      <w:r w:rsidR="005D113B" w:rsidRPr="00575A46">
        <w:rPr>
          <w:rFonts w:ascii="Times New Roman" w:hAnsi="Times New Roman" w:cs="Times New Roman"/>
        </w:rPr>
        <w:t xml:space="preserve"> </w:t>
      </w:r>
      <w:r w:rsidR="00577977" w:rsidRPr="00575A46">
        <w:rPr>
          <w:rFonts w:ascii="Times New Roman" w:hAnsi="Times New Roman" w:cs="Times New Roman"/>
        </w:rPr>
        <w:t xml:space="preserve">and </w:t>
      </w:r>
      <w:r w:rsidR="005D113B">
        <w:rPr>
          <w:rFonts w:ascii="Times New Roman" w:hAnsi="Times New Roman" w:cs="Times New Roman"/>
        </w:rPr>
        <w:t>applied</w:t>
      </w:r>
      <w:r w:rsidR="005D113B" w:rsidRPr="00575A46">
        <w:rPr>
          <w:rFonts w:ascii="Times New Roman" w:hAnsi="Times New Roman" w:cs="Times New Roman"/>
        </w:rPr>
        <w:t xml:space="preserve"> </w:t>
      </w:r>
      <w:r w:rsidR="00577977" w:rsidRPr="00575A46">
        <w:rPr>
          <w:rFonts w:ascii="Times New Roman" w:hAnsi="Times New Roman" w:cs="Times New Roman"/>
        </w:rPr>
        <w:t>growth regulator</w:t>
      </w:r>
      <w:r w:rsidR="005D113B">
        <w:rPr>
          <w:rFonts w:ascii="Times New Roman" w:hAnsi="Times New Roman" w:cs="Times New Roman"/>
        </w:rPr>
        <w:t xml:space="preserve"> combination</w:t>
      </w:r>
      <w:r w:rsidR="00577977" w:rsidRPr="00575A46">
        <w:rPr>
          <w:rFonts w:ascii="Times New Roman" w:hAnsi="Times New Roman" w:cs="Times New Roman"/>
        </w:rPr>
        <w:t xml:space="preserve"> (Table </w:t>
      </w:r>
      <w:r w:rsidR="005D113B">
        <w:rPr>
          <w:rFonts w:ascii="Times New Roman" w:hAnsi="Times New Roman" w:cs="Times New Roman"/>
        </w:rPr>
        <w:t>1</w:t>
      </w:r>
      <w:r w:rsidR="00577977" w:rsidRPr="00575A46">
        <w:rPr>
          <w:rFonts w:ascii="Times New Roman" w:hAnsi="Times New Roman" w:cs="Times New Roman"/>
        </w:rPr>
        <w:t xml:space="preserve">). </w:t>
      </w:r>
      <w:r w:rsidR="00A42080">
        <w:rPr>
          <w:rFonts w:ascii="Times New Roman" w:hAnsi="Times New Roman" w:cs="Times New Roman"/>
        </w:rPr>
        <w:t>The highest lengths of primary shoots were 7.3cm, 6.80</w:t>
      </w:r>
      <w:r w:rsidR="00A42080" w:rsidRPr="00A42080">
        <w:rPr>
          <w:rFonts w:ascii="Times New Roman" w:hAnsi="Times New Roman" w:cs="Times New Roman"/>
        </w:rPr>
        <w:t xml:space="preserve"> cm</w:t>
      </w:r>
      <w:r w:rsidR="00A42080">
        <w:rPr>
          <w:rFonts w:ascii="Times New Roman" w:hAnsi="Times New Roman" w:cs="Times New Roman"/>
        </w:rPr>
        <w:t xml:space="preserve"> and 6.6</w:t>
      </w:r>
      <w:r w:rsidR="00A42080" w:rsidRPr="00A42080">
        <w:rPr>
          <w:rFonts w:ascii="Times New Roman" w:hAnsi="Times New Roman" w:cs="Times New Roman"/>
        </w:rPr>
        <w:t xml:space="preserve"> cm </w:t>
      </w:r>
      <w:r w:rsidR="00A42080">
        <w:rPr>
          <w:rFonts w:ascii="Times New Roman" w:hAnsi="Times New Roman" w:cs="Times New Roman"/>
        </w:rPr>
        <w:t>and produced by genotype ‘</w:t>
      </w:r>
      <w:proofErr w:type="spellStart"/>
      <w:r w:rsidR="00A42080">
        <w:rPr>
          <w:rFonts w:ascii="Times New Roman" w:hAnsi="Times New Roman" w:cs="Times New Roman"/>
        </w:rPr>
        <w:t>Hada</w:t>
      </w:r>
      <w:proofErr w:type="spellEnd"/>
      <w:r w:rsidR="00A42080">
        <w:rPr>
          <w:rFonts w:ascii="Times New Roman" w:hAnsi="Times New Roman" w:cs="Times New Roman"/>
        </w:rPr>
        <w:t xml:space="preserve"> Al-Sham’ on culture medium supplemented with 5</w:t>
      </w:r>
      <w:r w:rsidR="00A42080" w:rsidRPr="00A42080">
        <w:rPr>
          <w:rFonts w:ascii="Times New Roman" w:hAnsi="Times New Roman" w:cs="Times New Roman"/>
        </w:rPr>
        <w:t xml:space="preserve"> </w:t>
      </w:r>
      <w:proofErr w:type="spellStart"/>
      <w:r w:rsidR="00A42080" w:rsidRPr="00A42080">
        <w:rPr>
          <w:rFonts w:ascii="Times New Roman" w:hAnsi="Times New Roman" w:cs="Times New Roman"/>
        </w:rPr>
        <w:t>μM</w:t>
      </w:r>
      <w:proofErr w:type="spellEnd"/>
      <w:r w:rsidR="00A42080" w:rsidRPr="00A42080">
        <w:rPr>
          <w:rFonts w:ascii="Times New Roman" w:hAnsi="Times New Roman" w:cs="Times New Roman"/>
        </w:rPr>
        <w:t xml:space="preserve"> BAP + </w:t>
      </w:r>
      <w:r w:rsidR="00A42080">
        <w:rPr>
          <w:rFonts w:ascii="Times New Roman" w:hAnsi="Times New Roman" w:cs="Times New Roman"/>
        </w:rPr>
        <w:t>10</w:t>
      </w:r>
      <w:r w:rsidR="00A42080" w:rsidRPr="00A42080">
        <w:rPr>
          <w:rFonts w:ascii="Times New Roman" w:hAnsi="Times New Roman" w:cs="Times New Roman"/>
        </w:rPr>
        <w:t xml:space="preserve"> </w:t>
      </w:r>
      <w:proofErr w:type="spellStart"/>
      <w:r w:rsidR="00A42080" w:rsidRPr="00A42080">
        <w:rPr>
          <w:rFonts w:ascii="Times New Roman" w:hAnsi="Times New Roman" w:cs="Times New Roman"/>
        </w:rPr>
        <w:t>μM</w:t>
      </w:r>
      <w:proofErr w:type="spellEnd"/>
      <w:r w:rsidR="00A42080" w:rsidRPr="00A42080">
        <w:rPr>
          <w:rFonts w:ascii="Times New Roman" w:hAnsi="Times New Roman" w:cs="Times New Roman"/>
        </w:rPr>
        <w:t xml:space="preserve"> IAA</w:t>
      </w:r>
      <w:r w:rsidR="00A42080">
        <w:rPr>
          <w:rFonts w:ascii="Times New Roman" w:hAnsi="Times New Roman" w:cs="Times New Roman"/>
        </w:rPr>
        <w:t xml:space="preserve">, </w:t>
      </w:r>
      <w:r w:rsidR="00A42080" w:rsidRPr="00A42080">
        <w:rPr>
          <w:rFonts w:ascii="Times New Roman" w:hAnsi="Times New Roman" w:cs="Times New Roman"/>
        </w:rPr>
        <w:t xml:space="preserve"> 5 </w:t>
      </w:r>
      <w:proofErr w:type="spellStart"/>
      <w:r w:rsidR="00A42080" w:rsidRPr="00A42080">
        <w:rPr>
          <w:rFonts w:ascii="Times New Roman" w:hAnsi="Times New Roman" w:cs="Times New Roman"/>
        </w:rPr>
        <w:t>μM</w:t>
      </w:r>
      <w:proofErr w:type="spellEnd"/>
      <w:r w:rsidR="00A42080" w:rsidRPr="00A42080">
        <w:rPr>
          <w:rFonts w:ascii="Times New Roman" w:hAnsi="Times New Roman" w:cs="Times New Roman"/>
        </w:rPr>
        <w:t xml:space="preserve"> BAP + 10 </w:t>
      </w:r>
      <w:proofErr w:type="spellStart"/>
      <w:r w:rsidR="00A42080" w:rsidRPr="00A42080">
        <w:rPr>
          <w:rFonts w:ascii="Times New Roman" w:hAnsi="Times New Roman" w:cs="Times New Roman"/>
        </w:rPr>
        <w:t>μM</w:t>
      </w:r>
      <w:proofErr w:type="spellEnd"/>
      <w:r w:rsidR="00A42080" w:rsidRPr="00A42080">
        <w:rPr>
          <w:rFonts w:ascii="Times New Roman" w:hAnsi="Times New Roman" w:cs="Times New Roman"/>
        </w:rPr>
        <w:t xml:space="preserve"> </w:t>
      </w:r>
      <w:r w:rsidR="00A42080">
        <w:rPr>
          <w:rFonts w:ascii="Times New Roman" w:hAnsi="Times New Roman" w:cs="Times New Roman"/>
        </w:rPr>
        <w:t>N</w:t>
      </w:r>
      <w:r w:rsidR="00A42080" w:rsidRPr="00A42080">
        <w:rPr>
          <w:rFonts w:ascii="Times New Roman" w:hAnsi="Times New Roman" w:cs="Times New Roman"/>
        </w:rPr>
        <w:t xml:space="preserve">AA </w:t>
      </w:r>
      <w:r w:rsidR="00A42080">
        <w:rPr>
          <w:rFonts w:ascii="Times New Roman" w:hAnsi="Times New Roman" w:cs="Times New Roman"/>
        </w:rPr>
        <w:t xml:space="preserve">and </w:t>
      </w:r>
      <w:r w:rsidR="00A42080" w:rsidRPr="00A42080">
        <w:rPr>
          <w:rFonts w:ascii="Times New Roman" w:hAnsi="Times New Roman" w:cs="Times New Roman"/>
        </w:rPr>
        <w:t xml:space="preserve">5 </w:t>
      </w:r>
      <w:proofErr w:type="spellStart"/>
      <w:r w:rsidR="00A42080" w:rsidRPr="00A42080">
        <w:rPr>
          <w:rFonts w:ascii="Times New Roman" w:hAnsi="Times New Roman" w:cs="Times New Roman"/>
        </w:rPr>
        <w:t>μM</w:t>
      </w:r>
      <w:proofErr w:type="spellEnd"/>
      <w:r w:rsidR="00A42080" w:rsidRPr="00A42080">
        <w:rPr>
          <w:rFonts w:ascii="Times New Roman" w:hAnsi="Times New Roman" w:cs="Times New Roman"/>
        </w:rPr>
        <w:t xml:space="preserve"> BAP + </w:t>
      </w:r>
      <w:r w:rsidR="00A42080">
        <w:rPr>
          <w:rFonts w:ascii="Times New Roman" w:hAnsi="Times New Roman" w:cs="Times New Roman"/>
        </w:rPr>
        <w:t>5</w:t>
      </w:r>
      <w:r w:rsidR="00A42080" w:rsidRPr="00A42080">
        <w:rPr>
          <w:rFonts w:ascii="Times New Roman" w:hAnsi="Times New Roman" w:cs="Times New Roman"/>
        </w:rPr>
        <w:t xml:space="preserve"> </w:t>
      </w:r>
      <w:proofErr w:type="spellStart"/>
      <w:r w:rsidR="00A42080" w:rsidRPr="00A42080">
        <w:rPr>
          <w:rFonts w:ascii="Times New Roman" w:hAnsi="Times New Roman" w:cs="Times New Roman"/>
        </w:rPr>
        <w:t>μM</w:t>
      </w:r>
      <w:proofErr w:type="spellEnd"/>
      <w:r w:rsidR="00A42080" w:rsidRPr="00A42080">
        <w:rPr>
          <w:rFonts w:ascii="Times New Roman" w:hAnsi="Times New Roman" w:cs="Times New Roman"/>
        </w:rPr>
        <w:t xml:space="preserve"> IAA</w:t>
      </w:r>
      <w:r w:rsidR="00A42080">
        <w:rPr>
          <w:rFonts w:ascii="Times New Roman" w:hAnsi="Times New Roman" w:cs="Times New Roman"/>
        </w:rPr>
        <w:t xml:space="preserve">, respectively. </w:t>
      </w:r>
      <w:r w:rsidR="00A42080" w:rsidRPr="00A42080">
        <w:rPr>
          <w:rFonts w:ascii="Times New Roman" w:hAnsi="Times New Roman" w:cs="Times New Roman"/>
        </w:rPr>
        <w:t xml:space="preserve"> </w:t>
      </w:r>
      <w:r w:rsidR="002D23B5">
        <w:rPr>
          <w:rFonts w:ascii="Times New Roman" w:hAnsi="Times New Roman" w:cs="Times New Roman"/>
        </w:rPr>
        <w:t>BAP alone at 1</w:t>
      </w:r>
      <w:r w:rsidR="002D23B5" w:rsidRPr="002D23B5">
        <w:rPr>
          <w:rFonts w:ascii="Times New Roman" w:hAnsi="Times New Roman" w:cs="Times New Roman"/>
        </w:rPr>
        <w:t xml:space="preserve">μM </w:t>
      </w:r>
      <w:r w:rsidR="002D23B5">
        <w:rPr>
          <w:rFonts w:ascii="Times New Roman" w:hAnsi="Times New Roman" w:cs="Times New Roman"/>
        </w:rPr>
        <w:t xml:space="preserve">and </w:t>
      </w:r>
      <w:r w:rsidR="002D23B5" w:rsidRPr="002D23B5">
        <w:rPr>
          <w:rFonts w:ascii="Times New Roman" w:hAnsi="Times New Roman" w:cs="Times New Roman"/>
        </w:rPr>
        <w:t xml:space="preserve">5μM </w:t>
      </w:r>
      <w:r w:rsidR="002D23B5">
        <w:rPr>
          <w:rFonts w:ascii="Times New Roman" w:hAnsi="Times New Roman" w:cs="Times New Roman"/>
        </w:rPr>
        <w:t xml:space="preserve">reduced significantly the length of primary shoots of the nodal segment of genotypes </w:t>
      </w:r>
      <w:r w:rsidR="00E179CA" w:rsidRPr="00575A46">
        <w:rPr>
          <w:rFonts w:ascii="Times New Roman" w:hAnsi="Times New Roman" w:cs="Times New Roman"/>
        </w:rPr>
        <w:t xml:space="preserve">‘Hail B’ </w:t>
      </w:r>
      <w:proofErr w:type="spellStart"/>
      <w:r w:rsidR="00E179CA" w:rsidRPr="00575A46">
        <w:rPr>
          <w:rFonts w:ascii="Times New Roman" w:hAnsi="Times New Roman" w:cs="Times New Roman"/>
        </w:rPr>
        <w:t>and‘</w:t>
      </w:r>
      <w:r w:rsidR="00A42080">
        <w:rPr>
          <w:rFonts w:ascii="Times New Roman" w:hAnsi="Times New Roman" w:cs="Times New Roman"/>
        </w:rPr>
        <w:t>Al-</w:t>
      </w:r>
      <w:r w:rsidR="00E179CA" w:rsidRPr="00575A46">
        <w:rPr>
          <w:rFonts w:ascii="Times New Roman" w:hAnsi="Times New Roman" w:cs="Times New Roman"/>
        </w:rPr>
        <w:t>M</w:t>
      </w:r>
      <w:r w:rsidR="00A42080">
        <w:rPr>
          <w:rFonts w:ascii="Times New Roman" w:hAnsi="Times New Roman" w:cs="Times New Roman"/>
        </w:rPr>
        <w:t>a</w:t>
      </w:r>
      <w:r w:rsidR="00E179CA" w:rsidRPr="00575A46">
        <w:rPr>
          <w:rFonts w:ascii="Times New Roman" w:hAnsi="Times New Roman" w:cs="Times New Roman"/>
        </w:rPr>
        <w:t>din</w:t>
      </w:r>
      <w:r w:rsidR="00A42080">
        <w:rPr>
          <w:rFonts w:ascii="Times New Roman" w:hAnsi="Times New Roman" w:cs="Times New Roman"/>
        </w:rPr>
        <w:t>ah</w:t>
      </w:r>
      <w:proofErr w:type="spellEnd"/>
      <w:r w:rsidR="002D23B5">
        <w:rPr>
          <w:rFonts w:ascii="Times New Roman" w:hAnsi="Times New Roman" w:cs="Times New Roman"/>
        </w:rPr>
        <w:t xml:space="preserve">’. The least values of </w:t>
      </w:r>
      <w:r w:rsidR="00C0366D">
        <w:rPr>
          <w:rFonts w:ascii="Times New Roman" w:hAnsi="Times New Roman" w:cs="Times New Roman"/>
        </w:rPr>
        <w:t xml:space="preserve">length of </w:t>
      </w:r>
      <w:r w:rsidR="002D23B5">
        <w:rPr>
          <w:rFonts w:ascii="Times New Roman" w:hAnsi="Times New Roman" w:cs="Times New Roman"/>
        </w:rPr>
        <w:t>primary shoot</w:t>
      </w:r>
      <w:r w:rsidR="00C0366D">
        <w:rPr>
          <w:rFonts w:ascii="Times New Roman" w:hAnsi="Times New Roman" w:cs="Times New Roman"/>
        </w:rPr>
        <w:t>s</w:t>
      </w:r>
      <w:r w:rsidR="002D23B5">
        <w:rPr>
          <w:rFonts w:ascii="Times New Roman" w:hAnsi="Times New Roman" w:cs="Times New Roman"/>
        </w:rPr>
        <w:t xml:space="preserve"> were 1.27cm and </w:t>
      </w:r>
      <w:r w:rsidR="00C0366D">
        <w:rPr>
          <w:rFonts w:ascii="Times New Roman" w:hAnsi="Times New Roman" w:cs="Times New Roman"/>
        </w:rPr>
        <w:t>1.36cm and</w:t>
      </w:r>
      <w:r w:rsidR="002D23B5">
        <w:rPr>
          <w:rFonts w:ascii="Times New Roman" w:hAnsi="Times New Roman" w:cs="Times New Roman"/>
        </w:rPr>
        <w:t xml:space="preserve"> </w:t>
      </w:r>
      <w:r w:rsidR="00B0295C" w:rsidRPr="00575A46">
        <w:rPr>
          <w:rFonts w:ascii="Times New Roman" w:hAnsi="Times New Roman" w:cs="Times New Roman"/>
        </w:rPr>
        <w:t xml:space="preserve">produced </w:t>
      </w:r>
      <w:r w:rsidR="002D23B5">
        <w:rPr>
          <w:rFonts w:ascii="Times New Roman" w:hAnsi="Times New Roman" w:cs="Times New Roman"/>
        </w:rPr>
        <w:t>by nodal segments of genotype ‘</w:t>
      </w:r>
      <w:proofErr w:type="spellStart"/>
      <w:r w:rsidR="002D23B5">
        <w:rPr>
          <w:rFonts w:ascii="Times New Roman" w:hAnsi="Times New Roman" w:cs="Times New Roman"/>
        </w:rPr>
        <w:t>Hada</w:t>
      </w:r>
      <w:proofErr w:type="spellEnd"/>
      <w:r w:rsidR="002D23B5">
        <w:rPr>
          <w:rFonts w:ascii="Times New Roman" w:hAnsi="Times New Roman" w:cs="Times New Roman"/>
        </w:rPr>
        <w:t xml:space="preserve"> Al-Sham’ when cultured on medium </w:t>
      </w:r>
      <w:r w:rsidR="00C0366D">
        <w:rPr>
          <w:rFonts w:ascii="Times New Roman" w:hAnsi="Times New Roman" w:cs="Times New Roman"/>
        </w:rPr>
        <w:t>supplemented</w:t>
      </w:r>
      <w:r w:rsidR="002D23B5">
        <w:rPr>
          <w:rFonts w:ascii="Times New Roman" w:hAnsi="Times New Roman" w:cs="Times New Roman"/>
        </w:rPr>
        <w:t xml:space="preserve"> with 1</w:t>
      </w:r>
      <w:r w:rsidR="002D23B5" w:rsidRPr="002D23B5">
        <w:rPr>
          <w:rFonts w:ascii="Times New Roman" w:hAnsi="Times New Roman" w:cs="Times New Roman"/>
        </w:rPr>
        <w:t xml:space="preserve"> </w:t>
      </w:r>
      <w:proofErr w:type="spellStart"/>
      <w:r w:rsidR="002D23B5" w:rsidRPr="002D23B5">
        <w:rPr>
          <w:rFonts w:ascii="Times New Roman" w:hAnsi="Times New Roman" w:cs="Times New Roman"/>
        </w:rPr>
        <w:t>μM</w:t>
      </w:r>
      <w:proofErr w:type="spellEnd"/>
      <w:r w:rsidR="002D23B5" w:rsidRPr="002D23B5">
        <w:rPr>
          <w:rFonts w:ascii="Times New Roman" w:hAnsi="Times New Roman" w:cs="Times New Roman"/>
        </w:rPr>
        <w:t xml:space="preserve"> </w:t>
      </w:r>
      <w:r w:rsidR="002D23B5">
        <w:rPr>
          <w:rFonts w:ascii="Times New Roman" w:hAnsi="Times New Roman" w:cs="Times New Roman"/>
        </w:rPr>
        <w:t xml:space="preserve">and </w:t>
      </w:r>
      <w:r w:rsidR="002D23B5" w:rsidRPr="002D23B5">
        <w:rPr>
          <w:rFonts w:ascii="Times New Roman" w:hAnsi="Times New Roman" w:cs="Times New Roman"/>
        </w:rPr>
        <w:t xml:space="preserve">5 </w:t>
      </w:r>
      <w:proofErr w:type="spellStart"/>
      <w:r w:rsidR="002D23B5" w:rsidRPr="002D23B5">
        <w:rPr>
          <w:rFonts w:ascii="Times New Roman" w:hAnsi="Times New Roman" w:cs="Times New Roman"/>
        </w:rPr>
        <w:t>μM</w:t>
      </w:r>
      <w:proofErr w:type="spellEnd"/>
      <w:r w:rsidR="002D23B5" w:rsidRPr="002D23B5">
        <w:rPr>
          <w:rFonts w:ascii="Times New Roman" w:hAnsi="Times New Roman" w:cs="Times New Roman"/>
        </w:rPr>
        <w:t xml:space="preserve"> BAP</w:t>
      </w:r>
      <w:r w:rsidR="002D23B5">
        <w:rPr>
          <w:rFonts w:ascii="Times New Roman" w:hAnsi="Times New Roman" w:cs="Times New Roman"/>
        </w:rPr>
        <w:t>,</w:t>
      </w:r>
      <w:r w:rsidR="002D23B5" w:rsidRPr="002D23B5">
        <w:rPr>
          <w:rFonts w:ascii="Times New Roman" w:hAnsi="Times New Roman" w:cs="Times New Roman"/>
        </w:rPr>
        <w:t xml:space="preserve"> </w:t>
      </w:r>
      <w:r w:rsidR="002D23B5">
        <w:rPr>
          <w:rFonts w:ascii="Times New Roman" w:hAnsi="Times New Roman" w:cs="Times New Roman"/>
        </w:rPr>
        <w:t>respectively (</w:t>
      </w:r>
      <w:r w:rsidR="00375633">
        <w:rPr>
          <w:rFonts w:ascii="Times New Roman" w:hAnsi="Times New Roman" w:cs="Times New Roman"/>
        </w:rPr>
        <w:t>Fig 1B</w:t>
      </w:r>
      <w:r w:rsidR="002D23B5">
        <w:rPr>
          <w:rFonts w:ascii="Times New Roman" w:hAnsi="Times New Roman" w:cs="Times New Roman"/>
        </w:rPr>
        <w:t xml:space="preserve">). </w:t>
      </w:r>
      <w:r w:rsidR="00C0366D" w:rsidRPr="00C0366D">
        <w:rPr>
          <w:rFonts w:ascii="Times New Roman" w:hAnsi="Times New Roman" w:cs="Times New Roman"/>
        </w:rPr>
        <w:t xml:space="preserve"> </w:t>
      </w:r>
      <w:r w:rsidR="003C23EE">
        <w:rPr>
          <w:rFonts w:ascii="Times New Roman" w:hAnsi="Times New Roman" w:cs="Times New Roman"/>
        </w:rPr>
        <w:t xml:space="preserve"> </w:t>
      </w:r>
      <w:r w:rsidR="00375633" w:rsidRPr="00375633">
        <w:rPr>
          <w:rFonts w:ascii="Times New Roman" w:hAnsi="Times New Roman" w:cs="Times New Roman"/>
        </w:rPr>
        <w:t>Singh and Singh</w:t>
      </w:r>
      <w:r w:rsidR="00693C94">
        <w:rPr>
          <w:rFonts w:ascii="Times New Roman" w:hAnsi="Times New Roman" w:cs="Times New Roman"/>
        </w:rPr>
        <w:t>,</w:t>
      </w:r>
      <w:r w:rsidR="00375633">
        <w:rPr>
          <w:rFonts w:ascii="Times New Roman" w:hAnsi="Times New Roman" w:cs="Times New Roman"/>
        </w:rPr>
        <w:t xml:space="preserve"> (</w:t>
      </w:r>
      <w:r w:rsidR="00375633" w:rsidRPr="00375633">
        <w:rPr>
          <w:rFonts w:ascii="Times New Roman" w:hAnsi="Times New Roman" w:cs="Times New Roman"/>
        </w:rPr>
        <w:t>2005</w:t>
      </w:r>
      <w:r w:rsidR="00375633">
        <w:rPr>
          <w:rFonts w:ascii="Times New Roman" w:hAnsi="Times New Roman" w:cs="Times New Roman"/>
        </w:rPr>
        <w:t xml:space="preserve">) </w:t>
      </w:r>
      <w:proofErr w:type="gramStart"/>
      <w:r w:rsidR="003C23EE">
        <w:rPr>
          <w:rFonts w:ascii="Times New Roman" w:hAnsi="Times New Roman" w:cs="Times New Roman"/>
        </w:rPr>
        <w:t xml:space="preserve">and </w:t>
      </w:r>
      <w:r w:rsidR="00375633" w:rsidRPr="00375633">
        <w:rPr>
          <w:rFonts w:ascii="Times New Roman" w:hAnsi="Times New Roman" w:cs="Times New Roman"/>
        </w:rPr>
        <w:t xml:space="preserve"> </w:t>
      </w:r>
      <w:proofErr w:type="spellStart"/>
      <w:r w:rsidR="00375633" w:rsidRPr="00375633">
        <w:rPr>
          <w:rFonts w:ascii="Times New Roman" w:hAnsi="Times New Roman" w:cs="Times New Roman"/>
        </w:rPr>
        <w:t>Benzioni</w:t>
      </w:r>
      <w:proofErr w:type="spellEnd"/>
      <w:proofErr w:type="gramEnd"/>
      <w:r w:rsidR="00375633">
        <w:rPr>
          <w:rFonts w:ascii="Times New Roman" w:hAnsi="Times New Roman" w:cs="Times New Roman"/>
        </w:rPr>
        <w:t xml:space="preserve"> </w:t>
      </w:r>
      <w:r w:rsidR="00693C94" w:rsidRPr="00693C94">
        <w:rPr>
          <w:rFonts w:ascii="Times New Roman" w:hAnsi="Times New Roman" w:cs="Times New Roman"/>
          <w:i/>
          <w:iCs/>
        </w:rPr>
        <w:t>et al.,</w:t>
      </w:r>
      <w:r w:rsidR="00375633">
        <w:rPr>
          <w:rFonts w:ascii="Times New Roman" w:hAnsi="Times New Roman" w:cs="Times New Roman"/>
        </w:rPr>
        <w:t xml:space="preserve"> (2003)</w:t>
      </w:r>
      <w:r w:rsidR="003C23EE">
        <w:rPr>
          <w:rFonts w:ascii="Times New Roman" w:hAnsi="Times New Roman" w:cs="Times New Roman"/>
        </w:rPr>
        <w:t xml:space="preserve"> reported that s</w:t>
      </w:r>
      <w:r w:rsidR="00C0366D" w:rsidRPr="00C0366D">
        <w:rPr>
          <w:rFonts w:ascii="Times New Roman" w:hAnsi="Times New Roman" w:cs="Times New Roman"/>
        </w:rPr>
        <w:t xml:space="preserve">hoot length </w:t>
      </w:r>
      <w:r w:rsidR="003C23EE">
        <w:rPr>
          <w:rFonts w:ascii="Times New Roman" w:hAnsi="Times New Roman" w:cs="Times New Roman"/>
        </w:rPr>
        <w:t>was</w:t>
      </w:r>
      <w:r w:rsidR="00C0366D" w:rsidRPr="00C0366D">
        <w:rPr>
          <w:rFonts w:ascii="Times New Roman" w:hAnsi="Times New Roman" w:cs="Times New Roman"/>
        </w:rPr>
        <w:t xml:space="preserve"> affected by </w:t>
      </w:r>
      <w:r w:rsidR="003C23EE" w:rsidRPr="00C0366D">
        <w:rPr>
          <w:rFonts w:ascii="Times New Roman" w:hAnsi="Times New Roman" w:cs="Times New Roman"/>
        </w:rPr>
        <w:t>cytokines</w:t>
      </w:r>
      <w:r w:rsidR="00C0366D" w:rsidRPr="00C0366D">
        <w:rPr>
          <w:rFonts w:ascii="Times New Roman" w:hAnsi="Times New Roman" w:cs="Times New Roman"/>
        </w:rPr>
        <w:t>/</w:t>
      </w:r>
      <w:proofErr w:type="spellStart"/>
      <w:r w:rsidR="00C0366D" w:rsidRPr="00C0366D">
        <w:rPr>
          <w:rFonts w:ascii="Times New Roman" w:hAnsi="Times New Roman" w:cs="Times New Roman"/>
        </w:rPr>
        <w:t>auxins</w:t>
      </w:r>
      <w:proofErr w:type="spellEnd"/>
      <w:r w:rsidR="00C0366D" w:rsidRPr="00C0366D">
        <w:rPr>
          <w:rFonts w:ascii="Times New Roman" w:hAnsi="Times New Roman" w:cs="Times New Roman"/>
        </w:rPr>
        <w:t xml:space="preserve"> ration, type of vessels, cultural conditions and plant genotype</w:t>
      </w:r>
      <w:r w:rsidR="003C23EE">
        <w:rPr>
          <w:rFonts w:ascii="Times New Roman" w:hAnsi="Times New Roman" w:cs="Times New Roman"/>
        </w:rPr>
        <w:t>.</w:t>
      </w:r>
      <w:r w:rsidR="00C0366D" w:rsidRPr="00C0366D">
        <w:rPr>
          <w:rFonts w:ascii="Times New Roman" w:hAnsi="Times New Roman" w:cs="Times New Roman"/>
        </w:rPr>
        <w:t xml:space="preserve"> </w:t>
      </w:r>
      <w:r w:rsidR="003C23EE">
        <w:rPr>
          <w:rFonts w:ascii="Times New Roman" w:hAnsi="Times New Roman" w:cs="Times New Roman"/>
        </w:rPr>
        <w:t>The obtained results were</w:t>
      </w:r>
      <w:r w:rsidR="00C0366D" w:rsidRPr="00C0366D">
        <w:rPr>
          <w:rFonts w:ascii="Times New Roman" w:hAnsi="Times New Roman" w:cs="Times New Roman"/>
        </w:rPr>
        <w:t xml:space="preserve"> partially in agreement with the findings of</w:t>
      </w:r>
      <w:r w:rsidR="0087294A">
        <w:rPr>
          <w:rFonts w:ascii="Times New Roman" w:hAnsi="Times New Roman" w:cs="Times New Roman"/>
        </w:rPr>
        <w:t xml:space="preserve"> </w:t>
      </w:r>
      <w:proofErr w:type="spellStart"/>
      <w:r w:rsidR="0087294A" w:rsidRPr="0087294A">
        <w:rPr>
          <w:rFonts w:ascii="Times New Roman" w:hAnsi="Times New Roman" w:cs="Times New Roman"/>
        </w:rPr>
        <w:t>Scaramuzzi</w:t>
      </w:r>
      <w:proofErr w:type="spellEnd"/>
      <w:r w:rsidR="0087294A" w:rsidRPr="0087294A">
        <w:rPr>
          <w:rFonts w:ascii="Times New Roman" w:hAnsi="Times New Roman" w:cs="Times New Roman"/>
        </w:rPr>
        <w:t xml:space="preserve"> and </w:t>
      </w:r>
      <w:proofErr w:type="spellStart"/>
      <w:r w:rsidR="0087294A" w:rsidRPr="0087294A">
        <w:rPr>
          <w:rFonts w:ascii="Times New Roman" w:hAnsi="Times New Roman" w:cs="Times New Roman"/>
        </w:rPr>
        <w:t>D'Ambrosio</w:t>
      </w:r>
      <w:proofErr w:type="spellEnd"/>
      <w:r w:rsidR="00693C94">
        <w:rPr>
          <w:rFonts w:ascii="Times New Roman" w:hAnsi="Times New Roman" w:cs="Times New Roman"/>
        </w:rPr>
        <w:t>,</w:t>
      </w:r>
      <w:r w:rsidR="0087294A">
        <w:rPr>
          <w:rFonts w:ascii="Times New Roman" w:hAnsi="Times New Roman" w:cs="Times New Roman"/>
        </w:rPr>
        <w:t xml:space="preserve"> (</w:t>
      </w:r>
      <w:r w:rsidR="0087294A" w:rsidRPr="0087294A">
        <w:rPr>
          <w:rFonts w:ascii="Times New Roman" w:hAnsi="Times New Roman" w:cs="Times New Roman"/>
        </w:rPr>
        <w:t>1988</w:t>
      </w:r>
      <w:proofErr w:type="gramStart"/>
      <w:r w:rsidR="0087294A">
        <w:rPr>
          <w:rFonts w:ascii="Times New Roman" w:hAnsi="Times New Roman" w:cs="Times New Roman"/>
        </w:rPr>
        <w:t xml:space="preserve">) </w:t>
      </w:r>
      <w:r w:rsidR="003C23EE">
        <w:rPr>
          <w:rFonts w:ascii="Times New Roman" w:hAnsi="Times New Roman" w:cs="Times New Roman"/>
        </w:rPr>
        <w:t>.</w:t>
      </w:r>
      <w:proofErr w:type="gramEnd"/>
      <w:r w:rsidR="003C23EE">
        <w:rPr>
          <w:rFonts w:ascii="Times New Roman" w:hAnsi="Times New Roman" w:cs="Times New Roman"/>
        </w:rPr>
        <w:t xml:space="preserve"> They </w:t>
      </w:r>
      <w:r w:rsidR="00C0366D" w:rsidRPr="00C0366D">
        <w:rPr>
          <w:rFonts w:ascii="Times New Roman" w:hAnsi="Times New Roman" w:cs="Times New Roman"/>
        </w:rPr>
        <w:t xml:space="preserve">observed that the higher concentration of BA and NAA combinations (4.4 </w:t>
      </w:r>
      <w:proofErr w:type="spellStart"/>
      <w:r w:rsidR="00C0366D" w:rsidRPr="00C0366D">
        <w:rPr>
          <w:rFonts w:ascii="Times New Roman" w:hAnsi="Times New Roman" w:cs="Times New Roman"/>
        </w:rPr>
        <w:t>μM</w:t>
      </w:r>
      <w:proofErr w:type="spellEnd"/>
      <w:r w:rsidR="00C0366D" w:rsidRPr="00C0366D">
        <w:rPr>
          <w:rFonts w:ascii="Times New Roman" w:hAnsi="Times New Roman" w:cs="Times New Roman"/>
        </w:rPr>
        <w:t xml:space="preserve"> BA + 5.4 </w:t>
      </w:r>
      <w:proofErr w:type="spellStart"/>
      <w:r w:rsidR="00C0366D" w:rsidRPr="00C0366D">
        <w:rPr>
          <w:rFonts w:ascii="Times New Roman" w:hAnsi="Times New Roman" w:cs="Times New Roman"/>
        </w:rPr>
        <w:t>μM</w:t>
      </w:r>
      <w:proofErr w:type="spellEnd"/>
      <w:r w:rsidR="00C0366D" w:rsidRPr="00C0366D">
        <w:rPr>
          <w:rFonts w:ascii="Times New Roman" w:hAnsi="Times New Roman" w:cs="Times New Roman"/>
        </w:rPr>
        <w:t xml:space="preserve"> NAA) suppressed rooting but increased shoot length of plantlets. </w:t>
      </w:r>
      <w:r w:rsidR="003C23EE">
        <w:rPr>
          <w:rFonts w:ascii="Times New Roman" w:hAnsi="Times New Roman" w:cs="Times New Roman"/>
        </w:rPr>
        <w:t>However, the results of the present study were i</w:t>
      </w:r>
      <w:r w:rsidR="00C0366D" w:rsidRPr="00C0366D">
        <w:rPr>
          <w:rFonts w:ascii="Times New Roman" w:hAnsi="Times New Roman" w:cs="Times New Roman"/>
        </w:rPr>
        <w:t xml:space="preserve">n contrary </w:t>
      </w:r>
      <w:r w:rsidR="003C23EE">
        <w:rPr>
          <w:rFonts w:ascii="Times New Roman" w:hAnsi="Times New Roman" w:cs="Times New Roman"/>
        </w:rPr>
        <w:t xml:space="preserve">with that reported by </w:t>
      </w:r>
      <w:r w:rsidR="0087294A" w:rsidRPr="0087294A">
        <w:rPr>
          <w:rFonts w:ascii="Times New Roman" w:hAnsi="Times New Roman" w:cs="Times New Roman"/>
        </w:rPr>
        <w:t>(</w:t>
      </w:r>
      <w:proofErr w:type="spellStart"/>
      <w:r w:rsidR="0087294A" w:rsidRPr="0087294A">
        <w:rPr>
          <w:rFonts w:ascii="Times New Roman" w:hAnsi="Times New Roman" w:cs="Times New Roman"/>
        </w:rPr>
        <w:t>Bashir</w:t>
      </w:r>
      <w:proofErr w:type="spellEnd"/>
      <w:r w:rsidR="0087294A" w:rsidRPr="0087294A" w:rsidDel="00D00148">
        <w:rPr>
          <w:rFonts w:ascii="Times New Roman" w:hAnsi="Times New Roman" w:cs="Times New Roman"/>
        </w:rPr>
        <w:t xml:space="preserve"> </w:t>
      </w:r>
      <w:r w:rsidR="00693C94" w:rsidRPr="00693C94">
        <w:rPr>
          <w:rFonts w:ascii="Times New Roman" w:hAnsi="Times New Roman" w:cs="Times New Roman"/>
          <w:i/>
          <w:iCs/>
        </w:rPr>
        <w:t>et al.,</w:t>
      </w:r>
      <w:r w:rsidR="0087294A" w:rsidRPr="0087294A">
        <w:rPr>
          <w:rFonts w:ascii="Times New Roman" w:hAnsi="Times New Roman" w:cs="Times New Roman"/>
        </w:rPr>
        <w:t xml:space="preserve"> 2007</w:t>
      </w:r>
      <w:r w:rsidR="0087294A">
        <w:rPr>
          <w:rFonts w:ascii="Times New Roman" w:hAnsi="Times New Roman" w:cs="Times New Roman"/>
        </w:rPr>
        <w:t>)</w:t>
      </w:r>
      <w:r w:rsidR="00C0366D" w:rsidRPr="00C0366D">
        <w:rPr>
          <w:rFonts w:ascii="Times New Roman" w:hAnsi="Times New Roman" w:cs="Times New Roman"/>
        </w:rPr>
        <w:t xml:space="preserve"> and </w:t>
      </w:r>
      <w:r w:rsidR="0087294A" w:rsidRPr="0087294A">
        <w:rPr>
          <w:rFonts w:ascii="Times New Roman" w:hAnsi="Times New Roman" w:cs="Times New Roman"/>
        </w:rPr>
        <w:t>(</w:t>
      </w:r>
      <w:proofErr w:type="spellStart"/>
      <w:r w:rsidR="0087294A" w:rsidRPr="0087294A">
        <w:rPr>
          <w:rFonts w:ascii="Times New Roman" w:hAnsi="Times New Roman" w:cs="Times New Roman"/>
        </w:rPr>
        <w:t>Elhag</w:t>
      </w:r>
      <w:proofErr w:type="spellEnd"/>
      <w:r w:rsidR="0087294A" w:rsidRPr="0087294A">
        <w:rPr>
          <w:rFonts w:ascii="Times New Roman" w:hAnsi="Times New Roman" w:cs="Times New Roman"/>
        </w:rPr>
        <w:t xml:space="preserve"> </w:t>
      </w:r>
      <w:r w:rsidR="00693C94" w:rsidRPr="00693C94">
        <w:rPr>
          <w:rFonts w:ascii="Times New Roman" w:hAnsi="Times New Roman" w:cs="Times New Roman"/>
          <w:i/>
          <w:iCs/>
        </w:rPr>
        <w:t>et al.,</w:t>
      </w:r>
      <w:r w:rsidR="0087294A" w:rsidRPr="0087294A">
        <w:rPr>
          <w:rFonts w:ascii="Times New Roman" w:hAnsi="Times New Roman" w:cs="Times New Roman"/>
        </w:rPr>
        <w:t xml:space="preserve"> 1998)</w:t>
      </w:r>
      <w:r w:rsidR="003C23EE">
        <w:rPr>
          <w:rFonts w:ascii="Times New Roman" w:hAnsi="Times New Roman" w:cs="Times New Roman"/>
        </w:rPr>
        <w:t xml:space="preserve">. The authors observed that </w:t>
      </w:r>
      <w:r w:rsidR="003C23EE" w:rsidRPr="00C0366D">
        <w:rPr>
          <w:rFonts w:ascii="Times New Roman" w:hAnsi="Times New Roman" w:cs="Times New Roman"/>
        </w:rPr>
        <w:t>BAP</w:t>
      </w:r>
      <w:r w:rsidR="00C0366D" w:rsidRPr="00C0366D">
        <w:rPr>
          <w:rFonts w:ascii="Times New Roman" w:hAnsi="Times New Roman" w:cs="Times New Roman"/>
        </w:rPr>
        <w:t xml:space="preserve"> + </w:t>
      </w:r>
      <w:proofErr w:type="spellStart"/>
      <w:r w:rsidR="00C0366D" w:rsidRPr="00C0366D">
        <w:rPr>
          <w:rFonts w:ascii="Times New Roman" w:hAnsi="Times New Roman" w:cs="Times New Roman"/>
        </w:rPr>
        <w:t>auxins</w:t>
      </w:r>
      <w:proofErr w:type="spellEnd"/>
      <w:r w:rsidR="00C0366D" w:rsidRPr="00C0366D">
        <w:rPr>
          <w:rFonts w:ascii="Times New Roman" w:hAnsi="Times New Roman" w:cs="Times New Roman"/>
        </w:rPr>
        <w:t xml:space="preserve"> in lower concentrations were increased shoot length than the higher concentrations.</w:t>
      </w:r>
      <w:r w:rsidR="00C0366D">
        <w:rPr>
          <w:rFonts w:ascii="Times New Roman" w:hAnsi="Times New Roman" w:cs="Times New Roman"/>
        </w:rPr>
        <w:t xml:space="preserve"> </w:t>
      </w:r>
      <w:r w:rsidR="007A59DF" w:rsidRPr="0070201E">
        <w:rPr>
          <w:rFonts w:ascii="Times New Roman" w:hAnsi="Times New Roman" w:cs="Times New Roman"/>
        </w:rPr>
        <w:t xml:space="preserve">The number of </w:t>
      </w:r>
      <w:r w:rsidR="00334CF6" w:rsidRPr="0070201E">
        <w:rPr>
          <w:rFonts w:ascii="Times New Roman" w:hAnsi="Times New Roman" w:cs="Times New Roman"/>
        </w:rPr>
        <w:t>nodes</w:t>
      </w:r>
      <w:r w:rsidR="007A59DF" w:rsidRPr="0070201E">
        <w:rPr>
          <w:rFonts w:ascii="Times New Roman" w:hAnsi="Times New Roman" w:cs="Times New Roman"/>
        </w:rPr>
        <w:t xml:space="preserve"> per </w:t>
      </w:r>
      <w:r w:rsidR="00334CF6" w:rsidRPr="0070201E">
        <w:rPr>
          <w:rFonts w:ascii="Times New Roman" w:hAnsi="Times New Roman" w:cs="Times New Roman"/>
        </w:rPr>
        <w:t>shoot</w:t>
      </w:r>
      <w:r w:rsidR="007A59DF" w:rsidRPr="0070201E">
        <w:rPr>
          <w:rFonts w:ascii="Times New Roman" w:hAnsi="Times New Roman" w:cs="Times New Roman"/>
        </w:rPr>
        <w:t xml:space="preserve"> </w:t>
      </w:r>
      <w:r w:rsidR="00334CF6" w:rsidRPr="0070201E">
        <w:rPr>
          <w:rFonts w:ascii="Times New Roman" w:hAnsi="Times New Roman" w:cs="Times New Roman"/>
        </w:rPr>
        <w:t xml:space="preserve">was </w:t>
      </w:r>
      <w:r w:rsidR="007A59DF" w:rsidRPr="0070201E">
        <w:rPr>
          <w:rFonts w:ascii="Times New Roman" w:hAnsi="Times New Roman" w:cs="Times New Roman"/>
        </w:rPr>
        <w:t>significantly increased when n</w:t>
      </w:r>
      <w:r w:rsidR="00CE1ED3" w:rsidRPr="0070201E">
        <w:rPr>
          <w:rFonts w:ascii="Times New Roman" w:hAnsi="Times New Roman" w:cs="Times New Roman"/>
        </w:rPr>
        <w:t xml:space="preserve">odal segments of </w:t>
      </w:r>
      <w:r w:rsidR="00496B74" w:rsidRPr="0070201E">
        <w:rPr>
          <w:rFonts w:ascii="Times New Roman" w:hAnsi="Times New Roman" w:cs="Times New Roman"/>
        </w:rPr>
        <w:t>t</w:t>
      </w:r>
      <w:r w:rsidR="00155082" w:rsidRPr="0070201E">
        <w:rPr>
          <w:rFonts w:ascii="Times New Roman" w:hAnsi="Times New Roman" w:cs="Times New Roman"/>
        </w:rPr>
        <w:t>he</w:t>
      </w:r>
      <w:r w:rsidRPr="0070201E">
        <w:rPr>
          <w:rFonts w:ascii="Times New Roman" w:hAnsi="Times New Roman" w:cs="Times New Roman"/>
        </w:rPr>
        <w:t xml:space="preserve"> </w:t>
      </w:r>
      <w:r w:rsidR="00884D5B" w:rsidRPr="0070201E">
        <w:rPr>
          <w:rFonts w:ascii="Times New Roman" w:hAnsi="Times New Roman" w:cs="Times New Roman"/>
        </w:rPr>
        <w:t>jojoba genotype ‘</w:t>
      </w:r>
      <w:proofErr w:type="spellStart"/>
      <w:r w:rsidR="00884D5B" w:rsidRPr="0070201E">
        <w:rPr>
          <w:rFonts w:ascii="Times New Roman" w:hAnsi="Times New Roman" w:cs="Times New Roman"/>
        </w:rPr>
        <w:t>Hada</w:t>
      </w:r>
      <w:proofErr w:type="spellEnd"/>
      <w:r w:rsidR="00884D5B" w:rsidRPr="0070201E">
        <w:rPr>
          <w:rFonts w:ascii="Times New Roman" w:hAnsi="Times New Roman" w:cs="Times New Roman"/>
        </w:rPr>
        <w:t xml:space="preserve"> Al-Sham’ </w:t>
      </w:r>
      <w:r w:rsidR="00334CF6" w:rsidRPr="0070201E">
        <w:rPr>
          <w:rFonts w:ascii="Times New Roman" w:hAnsi="Times New Roman" w:cs="Times New Roman"/>
        </w:rPr>
        <w:t xml:space="preserve">were </w:t>
      </w:r>
      <w:r w:rsidR="00CE1ED3" w:rsidRPr="0070201E">
        <w:rPr>
          <w:rFonts w:ascii="Times New Roman" w:hAnsi="Times New Roman" w:cs="Times New Roman"/>
        </w:rPr>
        <w:t>culture</w:t>
      </w:r>
      <w:r w:rsidR="007A59DF" w:rsidRPr="0070201E">
        <w:rPr>
          <w:rFonts w:ascii="Times New Roman" w:hAnsi="Times New Roman" w:cs="Times New Roman"/>
        </w:rPr>
        <w:t>d on</w:t>
      </w:r>
      <w:r w:rsidR="00CE1ED3" w:rsidRPr="0070201E">
        <w:rPr>
          <w:rFonts w:ascii="Times New Roman" w:hAnsi="Times New Roman" w:cs="Times New Roman"/>
        </w:rPr>
        <w:t xml:space="preserve"> medium </w:t>
      </w:r>
      <w:r w:rsidR="007A59DF" w:rsidRPr="0070201E">
        <w:rPr>
          <w:rFonts w:ascii="Times New Roman" w:hAnsi="Times New Roman" w:cs="Times New Roman"/>
        </w:rPr>
        <w:t xml:space="preserve">supplemented with </w:t>
      </w:r>
      <w:r w:rsidR="00CE1ED3" w:rsidRPr="0070201E">
        <w:rPr>
          <w:rFonts w:ascii="Times New Roman" w:hAnsi="Times New Roman" w:cs="Times New Roman"/>
        </w:rPr>
        <w:t>5μM BAP + 10μM IAA</w:t>
      </w:r>
      <w:r w:rsidR="007A59DF" w:rsidRPr="0070201E">
        <w:rPr>
          <w:rFonts w:ascii="Times New Roman" w:hAnsi="Times New Roman" w:cs="Times New Roman"/>
        </w:rPr>
        <w:t xml:space="preserve"> (</w:t>
      </w:r>
      <w:r w:rsidR="00C265AF" w:rsidRPr="0070201E">
        <w:rPr>
          <w:rFonts w:ascii="Times New Roman" w:hAnsi="Times New Roman" w:cs="Times New Roman"/>
        </w:rPr>
        <w:t>5.57</w:t>
      </w:r>
      <w:r w:rsidR="007A59DF" w:rsidRPr="0070201E">
        <w:rPr>
          <w:rFonts w:ascii="Times New Roman" w:hAnsi="Times New Roman" w:cs="Times New Roman"/>
        </w:rPr>
        <w:t xml:space="preserve"> </w:t>
      </w:r>
      <w:r w:rsidR="00C265AF" w:rsidRPr="0070201E">
        <w:rPr>
          <w:rFonts w:ascii="Times New Roman" w:hAnsi="Times New Roman" w:cs="Times New Roman"/>
        </w:rPr>
        <w:t>nodes</w:t>
      </w:r>
      <w:r w:rsidR="007A59DF" w:rsidRPr="0070201E">
        <w:rPr>
          <w:rFonts w:ascii="Times New Roman" w:hAnsi="Times New Roman" w:cs="Times New Roman"/>
        </w:rPr>
        <w:t>/</w:t>
      </w:r>
      <w:r w:rsidR="00C265AF" w:rsidRPr="0070201E">
        <w:rPr>
          <w:rFonts w:ascii="Times New Roman" w:hAnsi="Times New Roman" w:cs="Times New Roman"/>
        </w:rPr>
        <w:t>shoot</w:t>
      </w:r>
      <w:r w:rsidR="007A59DF" w:rsidRPr="0070201E">
        <w:rPr>
          <w:rFonts w:ascii="Times New Roman" w:hAnsi="Times New Roman" w:cs="Times New Roman"/>
        </w:rPr>
        <w:t>)</w:t>
      </w:r>
      <w:r w:rsidR="00CE1ED3" w:rsidRPr="0070201E">
        <w:rPr>
          <w:rFonts w:ascii="Times New Roman" w:hAnsi="Times New Roman" w:cs="Times New Roman"/>
        </w:rPr>
        <w:t xml:space="preserve">.  </w:t>
      </w:r>
      <w:r w:rsidR="00C265AF" w:rsidRPr="0070201E">
        <w:rPr>
          <w:rFonts w:ascii="Times New Roman" w:hAnsi="Times New Roman" w:cs="Times New Roman"/>
        </w:rPr>
        <w:t>Also, explants of the genotype ‘</w:t>
      </w:r>
      <w:proofErr w:type="spellStart"/>
      <w:r w:rsidR="00C265AF" w:rsidRPr="0070201E">
        <w:rPr>
          <w:rFonts w:ascii="Times New Roman" w:hAnsi="Times New Roman" w:cs="Times New Roman"/>
        </w:rPr>
        <w:t>Hada</w:t>
      </w:r>
      <w:proofErr w:type="spellEnd"/>
      <w:r w:rsidR="00C265AF" w:rsidRPr="0070201E">
        <w:rPr>
          <w:rFonts w:ascii="Times New Roman" w:hAnsi="Times New Roman" w:cs="Times New Roman"/>
        </w:rPr>
        <w:t xml:space="preserve"> Al-Sham’ produced high number of nodes per shoot with culture medium 10μM BAP + 5μM IAA (5.20 nodes/shoot), 5μM BAP + 5μM IAA (5.00 nodes/shoot) and 5μM BAP + 10μM NAA (5 nodes/shoot). </w:t>
      </w:r>
      <w:r w:rsidR="00334CF6" w:rsidRPr="0070201E">
        <w:rPr>
          <w:rFonts w:ascii="Times New Roman" w:hAnsi="Times New Roman" w:cs="Times New Roman"/>
        </w:rPr>
        <w:t xml:space="preserve">The culture medium without growth regulator and </w:t>
      </w:r>
      <w:r w:rsidR="00C265AF" w:rsidRPr="0070201E">
        <w:rPr>
          <w:rFonts w:ascii="Times New Roman" w:hAnsi="Times New Roman" w:cs="Times New Roman"/>
        </w:rPr>
        <w:t xml:space="preserve">medium with </w:t>
      </w:r>
      <w:r w:rsidR="00334CF6" w:rsidRPr="0070201E">
        <w:rPr>
          <w:rFonts w:ascii="Times New Roman" w:hAnsi="Times New Roman" w:cs="Times New Roman"/>
        </w:rPr>
        <w:t>low BAP concentration s</w:t>
      </w:r>
      <w:r w:rsidR="007A59DF" w:rsidRPr="0070201E">
        <w:rPr>
          <w:rFonts w:ascii="Times New Roman" w:hAnsi="Times New Roman" w:cs="Times New Roman"/>
        </w:rPr>
        <w:t xml:space="preserve">ignificant </w:t>
      </w:r>
      <w:r w:rsidR="00334CF6" w:rsidRPr="0070201E">
        <w:rPr>
          <w:rFonts w:ascii="Times New Roman" w:hAnsi="Times New Roman" w:cs="Times New Roman"/>
        </w:rPr>
        <w:t>reduced</w:t>
      </w:r>
      <w:r w:rsidR="007A59DF" w:rsidRPr="0070201E">
        <w:rPr>
          <w:rFonts w:ascii="Times New Roman" w:hAnsi="Times New Roman" w:cs="Times New Roman"/>
        </w:rPr>
        <w:t xml:space="preserve"> number of </w:t>
      </w:r>
      <w:r w:rsidR="00334CF6" w:rsidRPr="0070201E">
        <w:rPr>
          <w:rFonts w:ascii="Times New Roman" w:hAnsi="Times New Roman" w:cs="Times New Roman"/>
        </w:rPr>
        <w:t>nodes</w:t>
      </w:r>
      <w:r w:rsidR="007A59DF" w:rsidRPr="0070201E">
        <w:rPr>
          <w:rFonts w:ascii="Times New Roman" w:hAnsi="Times New Roman" w:cs="Times New Roman"/>
        </w:rPr>
        <w:t xml:space="preserve"> per </w:t>
      </w:r>
      <w:r w:rsidR="00334CF6" w:rsidRPr="0070201E">
        <w:rPr>
          <w:rFonts w:ascii="Times New Roman" w:hAnsi="Times New Roman" w:cs="Times New Roman"/>
        </w:rPr>
        <w:t xml:space="preserve">shoot of explants from the </w:t>
      </w:r>
      <w:r w:rsidR="00531CFC" w:rsidRPr="0070201E">
        <w:rPr>
          <w:rFonts w:ascii="Times New Roman" w:hAnsi="Times New Roman" w:cs="Times New Roman"/>
        </w:rPr>
        <w:t>jojoba genotypes ‘Al-</w:t>
      </w:r>
      <w:proofErr w:type="spellStart"/>
      <w:r w:rsidR="00531CFC" w:rsidRPr="0070201E">
        <w:rPr>
          <w:rFonts w:ascii="Times New Roman" w:hAnsi="Times New Roman" w:cs="Times New Roman"/>
        </w:rPr>
        <w:t>Medinah</w:t>
      </w:r>
      <w:proofErr w:type="spellEnd"/>
      <w:r w:rsidR="00531CFC" w:rsidRPr="0070201E">
        <w:rPr>
          <w:rFonts w:ascii="Times New Roman" w:hAnsi="Times New Roman" w:cs="Times New Roman"/>
        </w:rPr>
        <w:t>’ and ‘Hail B’</w:t>
      </w:r>
      <w:r w:rsidR="00334CF6" w:rsidRPr="0070201E">
        <w:rPr>
          <w:rFonts w:ascii="Times New Roman" w:hAnsi="Times New Roman" w:cs="Times New Roman"/>
        </w:rPr>
        <w:t xml:space="preserve">. </w:t>
      </w:r>
      <w:r w:rsidR="00C265AF" w:rsidRPr="0070201E">
        <w:rPr>
          <w:rFonts w:ascii="Times New Roman" w:hAnsi="Times New Roman" w:cs="Times New Roman"/>
        </w:rPr>
        <w:t>The minimum number of nodes per shoot was 1.23</w:t>
      </w:r>
      <w:r w:rsidR="0070201E" w:rsidRPr="0070201E">
        <w:rPr>
          <w:rFonts w:ascii="Times New Roman" w:hAnsi="Times New Roman" w:cs="Times New Roman"/>
        </w:rPr>
        <w:t>,</w:t>
      </w:r>
      <w:r w:rsidR="00C265AF" w:rsidRPr="0070201E">
        <w:rPr>
          <w:rFonts w:ascii="Times New Roman" w:hAnsi="Times New Roman" w:cs="Times New Roman"/>
        </w:rPr>
        <w:t xml:space="preserve"> </w:t>
      </w:r>
      <w:r w:rsidR="0070201E" w:rsidRPr="0070201E">
        <w:rPr>
          <w:rFonts w:ascii="Times New Roman" w:hAnsi="Times New Roman" w:cs="Times New Roman"/>
        </w:rPr>
        <w:lastRenderedPageBreak/>
        <w:t xml:space="preserve">1.30 and 1.33 </w:t>
      </w:r>
      <w:r w:rsidR="00C265AF" w:rsidRPr="0070201E">
        <w:rPr>
          <w:rFonts w:ascii="Times New Roman" w:hAnsi="Times New Roman" w:cs="Times New Roman"/>
        </w:rPr>
        <w:t xml:space="preserve">and produced by explants of the genotype ‘Hail B’ with </w:t>
      </w:r>
      <w:r w:rsidR="0070201E" w:rsidRPr="0070201E">
        <w:rPr>
          <w:rFonts w:ascii="Times New Roman" w:hAnsi="Times New Roman" w:cs="Times New Roman"/>
        </w:rPr>
        <w:t>culture medium without growth regulator (</w:t>
      </w:r>
      <w:r w:rsidR="00C265AF" w:rsidRPr="0070201E">
        <w:rPr>
          <w:rFonts w:ascii="Times New Roman" w:hAnsi="Times New Roman" w:cs="Times New Roman"/>
        </w:rPr>
        <w:t>MS0</w:t>
      </w:r>
      <w:r w:rsidR="0070201E" w:rsidRPr="0070201E">
        <w:rPr>
          <w:rFonts w:ascii="Times New Roman" w:hAnsi="Times New Roman" w:cs="Times New Roman"/>
        </w:rPr>
        <w:t>) and ‘</w:t>
      </w:r>
      <w:proofErr w:type="spellStart"/>
      <w:r w:rsidR="0070201E" w:rsidRPr="0070201E">
        <w:rPr>
          <w:rFonts w:ascii="Times New Roman" w:hAnsi="Times New Roman" w:cs="Times New Roman"/>
        </w:rPr>
        <w:t>Hada</w:t>
      </w:r>
      <w:proofErr w:type="spellEnd"/>
      <w:r w:rsidR="0070201E" w:rsidRPr="0070201E">
        <w:rPr>
          <w:rFonts w:ascii="Times New Roman" w:hAnsi="Times New Roman" w:cs="Times New Roman"/>
        </w:rPr>
        <w:t xml:space="preserve"> Al-Sham’ with culture medium 1μM BAP + 10μM NAA and MS0, respectively </w:t>
      </w:r>
      <w:r w:rsidR="006B2291" w:rsidRPr="0070201E">
        <w:rPr>
          <w:rFonts w:ascii="Times New Roman" w:hAnsi="Times New Roman" w:cs="Times New Roman"/>
        </w:rPr>
        <w:t>(</w:t>
      </w:r>
      <w:r w:rsidR="0087294A">
        <w:rPr>
          <w:rFonts w:ascii="Times New Roman" w:hAnsi="Times New Roman" w:cs="Times New Roman"/>
        </w:rPr>
        <w:t>Fig 1C</w:t>
      </w:r>
      <w:r w:rsidR="006B2291" w:rsidRPr="0070201E">
        <w:rPr>
          <w:rFonts w:ascii="Times New Roman" w:hAnsi="Times New Roman" w:cs="Times New Roman"/>
        </w:rPr>
        <w:t>).</w:t>
      </w:r>
      <w:r w:rsidR="0070201E">
        <w:rPr>
          <w:rFonts w:ascii="Times New Roman" w:hAnsi="Times New Roman" w:cs="Times New Roman"/>
        </w:rPr>
        <w:t xml:space="preserve"> </w:t>
      </w:r>
      <w:r w:rsidR="0070201E" w:rsidRPr="0070201E">
        <w:rPr>
          <w:rFonts w:ascii="Times New Roman" w:hAnsi="Times New Roman" w:cs="Times New Roman"/>
        </w:rPr>
        <w:t>The</w:t>
      </w:r>
      <w:r w:rsidR="00C43BB8">
        <w:rPr>
          <w:rFonts w:ascii="Times New Roman" w:hAnsi="Times New Roman" w:cs="Times New Roman"/>
        </w:rPr>
        <w:t xml:space="preserve"> results of the present study indicated that the</w:t>
      </w:r>
      <w:r w:rsidR="0070201E" w:rsidRPr="0070201E">
        <w:rPr>
          <w:rFonts w:ascii="Times New Roman" w:hAnsi="Times New Roman" w:cs="Times New Roman"/>
        </w:rPr>
        <w:t xml:space="preserve"> higher concentrations of BAP </w:t>
      </w:r>
      <w:r w:rsidR="00C43BB8">
        <w:rPr>
          <w:rFonts w:ascii="Times New Roman" w:hAnsi="Times New Roman" w:cs="Times New Roman"/>
        </w:rPr>
        <w:t xml:space="preserve">in </w:t>
      </w:r>
      <w:r w:rsidR="0070201E">
        <w:rPr>
          <w:rFonts w:ascii="Times New Roman" w:hAnsi="Times New Roman" w:cs="Times New Roman"/>
        </w:rPr>
        <w:t>combination</w:t>
      </w:r>
      <w:r w:rsidR="0070201E" w:rsidRPr="0070201E">
        <w:rPr>
          <w:rFonts w:ascii="Times New Roman" w:hAnsi="Times New Roman" w:cs="Times New Roman"/>
        </w:rPr>
        <w:t xml:space="preserve"> with NAA and IAA</w:t>
      </w:r>
      <w:r w:rsidR="00C43BB8">
        <w:rPr>
          <w:rFonts w:ascii="Times New Roman" w:hAnsi="Times New Roman" w:cs="Times New Roman"/>
        </w:rPr>
        <w:t xml:space="preserve"> significantly increased number of nodes/shoot</w:t>
      </w:r>
      <w:r w:rsidR="0070201E" w:rsidRPr="0070201E">
        <w:rPr>
          <w:rFonts w:ascii="Times New Roman" w:hAnsi="Times New Roman" w:cs="Times New Roman"/>
        </w:rPr>
        <w:t xml:space="preserve">. </w:t>
      </w:r>
      <w:r w:rsidR="00C43BB8">
        <w:rPr>
          <w:rFonts w:ascii="Times New Roman" w:hAnsi="Times New Roman" w:cs="Times New Roman"/>
        </w:rPr>
        <w:t xml:space="preserve">There were published few studies of the effects of genotypic and growth regulator on number of nodes/shoot of jojoba. However, </w:t>
      </w:r>
      <w:r w:rsidR="0087294A" w:rsidRPr="0087294A">
        <w:rPr>
          <w:rFonts w:ascii="Times New Roman" w:hAnsi="Times New Roman" w:cs="Times New Roman"/>
        </w:rPr>
        <w:t>(</w:t>
      </w:r>
      <w:proofErr w:type="spellStart"/>
      <w:r w:rsidR="0087294A" w:rsidRPr="0087294A">
        <w:rPr>
          <w:rFonts w:ascii="Times New Roman" w:hAnsi="Times New Roman" w:cs="Times New Roman"/>
        </w:rPr>
        <w:t>Agrawal</w:t>
      </w:r>
      <w:proofErr w:type="spellEnd"/>
      <w:r w:rsidR="0087294A" w:rsidRPr="0087294A" w:rsidDel="00D00148">
        <w:rPr>
          <w:rFonts w:ascii="Times New Roman" w:hAnsi="Times New Roman" w:cs="Times New Roman"/>
        </w:rPr>
        <w:t xml:space="preserve"> </w:t>
      </w:r>
      <w:r w:rsidR="00693C94" w:rsidRPr="00693C94">
        <w:rPr>
          <w:rFonts w:ascii="Times New Roman" w:hAnsi="Times New Roman" w:cs="Times New Roman"/>
          <w:i/>
          <w:iCs/>
        </w:rPr>
        <w:t>et al.</w:t>
      </w:r>
      <w:proofErr w:type="gramStart"/>
      <w:r w:rsidR="00693C94" w:rsidRPr="00693C94">
        <w:rPr>
          <w:rFonts w:ascii="Times New Roman" w:hAnsi="Times New Roman" w:cs="Times New Roman"/>
          <w:i/>
          <w:iCs/>
        </w:rPr>
        <w:t>,.,.,</w:t>
      </w:r>
      <w:proofErr w:type="gramEnd"/>
      <w:r w:rsidR="0087294A" w:rsidRPr="0087294A">
        <w:rPr>
          <w:rFonts w:ascii="Times New Roman" w:hAnsi="Times New Roman" w:cs="Times New Roman"/>
        </w:rPr>
        <w:t xml:space="preserve"> 2002) </w:t>
      </w:r>
      <w:r w:rsidR="00C43BB8">
        <w:rPr>
          <w:rFonts w:ascii="Times New Roman" w:hAnsi="Times New Roman" w:cs="Times New Roman"/>
        </w:rPr>
        <w:t>r</w:t>
      </w:r>
      <w:r w:rsidR="00C43BB8" w:rsidRPr="0070201E">
        <w:rPr>
          <w:rFonts w:ascii="Times New Roman" w:hAnsi="Times New Roman" w:cs="Times New Roman"/>
        </w:rPr>
        <w:t>eported</w:t>
      </w:r>
      <w:r w:rsidR="0070201E" w:rsidRPr="0070201E">
        <w:rPr>
          <w:rFonts w:ascii="Times New Roman" w:hAnsi="Times New Roman" w:cs="Times New Roman"/>
        </w:rPr>
        <w:t xml:space="preserve"> </w:t>
      </w:r>
      <w:r w:rsidR="00C43BB8">
        <w:rPr>
          <w:rFonts w:ascii="Times New Roman" w:hAnsi="Times New Roman" w:cs="Times New Roman"/>
        </w:rPr>
        <w:t xml:space="preserve">that </w:t>
      </w:r>
      <w:r w:rsidR="0070201E" w:rsidRPr="0070201E">
        <w:rPr>
          <w:rFonts w:ascii="Times New Roman" w:hAnsi="Times New Roman" w:cs="Times New Roman"/>
        </w:rPr>
        <w:t xml:space="preserve">a very few number of nodes/shoot from female jojoba clone (EC 33198) when cultured on MS medium supplemented with BA at 20 </w:t>
      </w:r>
      <w:proofErr w:type="spellStart"/>
      <w:r w:rsidR="0070201E" w:rsidRPr="0070201E">
        <w:rPr>
          <w:rFonts w:ascii="Times New Roman" w:hAnsi="Times New Roman" w:cs="Times New Roman"/>
        </w:rPr>
        <w:t>μM</w:t>
      </w:r>
      <w:proofErr w:type="spellEnd"/>
      <w:r w:rsidR="0070201E" w:rsidRPr="0070201E">
        <w:rPr>
          <w:rFonts w:ascii="Times New Roman" w:hAnsi="Times New Roman" w:cs="Times New Roman"/>
        </w:rPr>
        <w:t xml:space="preserve">. Moreover </w:t>
      </w:r>
      <w:proofErr w:type="spellStart"/>
      <w:r w:rsidR="0087294A" w:rsidRPr="0087294A">
        <w:rPr>
          <w:rFonts w:ascii="Times New Roman" w:hAnsi="Times New Roman" w:cs="Times New Roman"/>
        </w:rPr>
        <w:t>Khanam</w:t>
      </w:r>
      <w:proofErr w:type="spellEnd"/>
      <w:r w:rsidR="0087294A" w:rsidRPr="0087294A">
        <w:rPr>
          <w:rFonts w:ascii="Times New Roman" w:hAnsi="Times New Roman" w:cs="Times New Roman"/>
        </w:rPr>
        <w:t xml:space="preserve"> </w:t>
      </w:r>
      <w:r w:rsidR="00693C94" w:rsidRPr="00693C94">
        <w:rPr>
          <w:rFonts w:ascii="Times New Roman" w:hAnsi="Times New Roman" w:cs="Times New Roman"/>
          <w:i/>
          <w:iCs/>
        </w:rPr>
        <w:t>et al.,</w:t>
      </w:r>
      <w:r w:rsidR="0087294A" w:rsidRPr="0087294A">
        <w:rPr>
          <w:rFonts w:ascii="Times New Roman" w:hAnsi="Times New Roman" w:cs="Times New Roman"/>
        </w:rPr>
        <w:t xml:space="preserve"> (1999) </w:t>
      </w:r>
      <w:r w:rsidR="0070201E" w:rsidRPr="0070201E">
        <w:rPr>
          <w:rFonts w:ascii="Times New Roman" w:hAnsi="Times New Roman" w:cs="Times New Roman"/>
        </w:rPr>
        <w:t xml:space="preserve">observed that BA + IAA </w:t>
      </w:r>
      <w:r w:rsidR="00C43BB8">
        <w:rPr>
          <w:rFonts w:ascii="Times New Roman" w:hAnsi="Times New Roman" w:cs="Times New Roman"/>
        </w:rPr>
        <w:t>were</w:t>
      </w:r>
      <w:r w:rsidR="0070201E" w:rsidRPr="0070201E">
        <w:rPr>
          <w:rFonts w:ascii="Times New Roman" w:hAnsi="Times New Roman" w:cs="Times New Roman"/>
        </w:rPr>
        <w:t xml:space="preserve"> better than BA+ NAA in increasing number of nodes/shoot and shoot length</w:t>
      </w:r>
      <w:r w:rsidR="00C43BB8">
        <w:rPr>
          <w:rFonts w:ascii="Times New Roman" w:hAnsi="Times New Roman" w:cs="Times New Roman"/>
        </w:rPr>
        <w:t xml:space="preserve"> which was partially in agreement with the results of the present study. </w:t>
      </w:r>
      <w:r w:rsidR="00FE3D9A" w:rsidRPr="00FE3D9A">
        <w:rPr>
          <w:rFonts w:ascii="Times New Roman" w:hAnsi="Times New Roman" w:cs="Times New Roman"/>
        </w:rPr>
        <w:t xml:space="preserve">Regarding number of </w:t>
      </w:r>
      <w:r w:rsidR="00FE3D9A">
        <w:rPr>
          <w:rFonts w:ascii="Times New Roman" w:hAnsi="Times New Roman" w:cs="Times New Roman"/>
        </w:rPr>
        <w:t xml:space="preserve">shoots </w:t>
      </w:r>
      <w:r w:rsidR="00FE3D9A" w:rsidRPr="00FE3D9A">
        <w:rPr>
          <w:rFonts w:ascii="Times New Roman" w:hAnsi="Times New Roman" w:cs="Times New Roman"/>
        </w:rPr>
        <w:t xml:space="preserve"> per </w:t>
      </w:r>
      <w:proofErr w:type="spellStart"/>
      <w:r w:rsidR="00FE3D9A">
        <w:rPr>
          <w:rFonts w:ascii="Times New Roman" w:hAnsi="Times New Roman" w:cs="Times New Roman"/>
        </w:rPr>
        <w:t>explant</w:t>
      </w:r>
      <w:proofErr w:type="spellEnd"/>
      <w:r w:rsidR="00FE3D9A" w:rsidRPr="00FE3D9A">
        <w:rPr>
          <w:rFonts w:ascii="Times New Roman" w:hAnsi="Times New Roman" w:cs="Times New Roman"/>
        </w:rPr>
        <w:t>, nodal segments of the jojoba genotype ‘</w:t>
      </w:r>
      <w:proofErr w:type="spellStart"/>
      <w:r w:rsidR="00FE3D9A" w:rsidRPr="00FE3D9A">
        <w:rPr>
          <w:rFonts w:ascii="Times New Roman" w:hAnsi="Times New Roman" w:cs="Times New Roman"/>
        </w:rPr>
        <w:t>Hada</w:t>
      </w:r>
      <w:proofErr w:type="spellEnd"/>
      <w:r w:rsidR="00FE3D9A" w:rsidRPr="00FE3D9A">
        <w:rPr>
          <w:rFonts w:ascii="Times New Roman" w:hAnsi="Times New Roman" w:cs="Times New Roman"/>
        </w:rPr>
        <w:t xml:space="preserve"> Al-Sham’ produced the highest number of </w:t>
      </w:r>
      <w:r w:rsidR="00FE3D9A">
        <w:rPr>
          <w:rFonts w:ascii="Times New Roman" w:hAnsi="Times New Roman" w:cs="Times New Roman"/>
        </w:rPr>
        <w:t xml:space="preserve">shoots </w:t>
      </w:r>
      <w:r w:rsidR="00FE3D9A" w:rsidRPr="00FE3D9A">
        <w:rPr>
          <w:rFonts w:ascii="Times New Roman" w:hAnsi="Times New Roman" w:cs="Times New Roman"/>
        </w:rPr>
        <w:t xml:space="preserve"> per </w:t>
      </w:r>
      <w:proofErr w:type="spellStart"/>
      <w:r w:rsidR="00FE3D9A">
        <w:rPr>
          <w:rFonts w:ascii="Times New Roman" w:hAnsi="Times New Roman" w:cs="Times New Roman"/>
        </w:rPr>
        <w:t>explant</w:t>
      </w:r>
      <w:proofErr w:type="spellEnd"/>
      <w:r w:rsidR="00FE3D9A" w:rsidRPr="00FE3D9A">
        <w:rPr>
          <w:rFonts w:ascii="Times New Roman" w:hAnsi="Times New Roman" w:cs="Times New Roman"/>
        </w:rPr>
        <w:t xml:space="preserve"> (8.53) on culture medium 5μM BAP + 10μM IAA. The number of </w:t>
      </w:r>
      <w:r w:rsidR="00FE3D9A">
        <w:rPr>
          <w:rFonts w:ascii="Times New Roman" w:hAnsi="Times New Roman" w:cs="Times New Roman"/>
        </w:rPr>
        <w:t>shoots</w:t>
      </w:r>
      <w:r w:rsidR="00FE3D9A" w:rsidRPr="00FE3D9A">
        <w:rPr>
          <w:rFonts w:ascii="Times New Roman" w:hAnsi="Times New Roman" w:cs="Times New Roman"/>
        </w:rPr>
        <w:t xml:space="preserve"> per </w:t>
      </w:r>
      <w:proofErr w:type="spellStart"/>
      <w:r w:rsidR="00FE3D9A">
        <w:rPr>
          <w:rFonts w:ascii="Times New Roman" w:hAnsi="Times New Roman" w:cs="Times New Roman"/>
        </w:rPr>
        <w:t>explant</w:t>
      </w:r>
      <w:proofErr w:type="spellEnd"/>
      <w:r w:rsidR="00FE3D9A" w:rsidRPr="00FE3D9A">
        <w:rPr>
          <w:rFonts w:ascii="Times New Roman" w:hAnsi="Times New Roman" w:cs="Times New Roman"/>
        </w:rPr>
        <w:t xml:space="preserve"> significantly reduced when nodal segments of the jojoba genotypes ‘Al-</w:t>
      </w:r>
      <w:proofErr w:type="spellStart"/>
      <w:r w:rsidR="00FE3D9A" w:rsidRPr="00FE3D9A">
        <w:rPr>
          <w:rFonts w:ascii="Times New Roman" w:hAnsi="Times New Roman" w:cs="Times New Roman"/>
        </w:rPr>
        <w:t>Medinah</w:t>
      </w:r>
      <w:proofErr w:type="spellEnd"/>
      <w:r w:rsidR="00FE3D9A" w:rsidRPr="00FE3D9A">
        <w:rPr>
          <w:rFonts w:ascii="Times New Roman" w:hAnsi="Times New Roman" w:cs="Times New Roman"/>
        </w:rPr>
        <w:t>’ and ‘Hail B’ were cultured on MS0 (without growth regulator), MS + 1μM BAP and MS + 5μM BAP. The least number of nodes per shoot was 1.16, 1.20 and 1.27 and produced by explants of jojoba genotype ‘Hail B’ on culture medium MS0 (without growth regulator), MS + 1μM BAP and MS + 5μM BAP, respectively (</w:t>
      </w:r>
      <w:r w:rsidR="0087294A">
        <w:rPr>
          <w:rFonts w:ascii="Times New Roman" w:hAnsi="Times New Roman" w:cs="Times New Roman"/>
        </w:rPr>
        <w:t>Fig 1D</w:t>
      </w:r>
      <w:r w:rsidR="00FE3D9A" w:rsidRPr="00FE3D9A">
        <w:rPr>
          <w:rFonts w:ascii="Times New Roman" w:hAnsi="Times New Roman" w:cs="Times New Roman"/>
        </w:rPr>
        <w:t>).</w:t>
      </w:r>
      <w:r w:rsidR="006F35FB">
        <w:rPr>
          <w:rFonts w:ascii="Times New Roman" w:hAnsi="Times New Roman" w:cs="Times New Roman"/>
        </w:rPr>
        <w:t xml:space="preserve"> </w:t>
      </w:r>
      <w:r w:rsidR="00C43BB8">
        <w:rPr>
          <w:rFonts w:ascii="Times New Roman" w:hAnsi="Times New Roman" w:cs="Times New Roman"/>
        </w:rPr>
        <w:t>T</w:t>
      </w:r>
      <w:r w:rsidR="00C43BB8" w:rsidRPr="00C43BB8">
        <w:rPr>
          <w:rFonts w:ascii="Times New Roman" w:hAnsi="Times New Roman" w:cs="Times New Roman"/>
        </w:rPr>
        <w:t xml:space="preserve">he higher </w:t>
      </w:r>
      <w:r w:rsidR="006F35FB">
        <w:rPr>
          <w:rFonts w:ascii="Times New Roman" w:hAnsi="Times New Roman" w:cs="Times New Roman"/>
        </w:rPr>
        <w:t>concentration</w:t>
      </w:r>
      <w:r w:rsidR="006F35FB" w:rsidRPr="00C43BB8">
        <w:rPr>
          <w:rFonts w:ascii="Times New Roman" w:hAnsi="Times New Roman" w:cs="Times New Roman"/>
        </w:rPr>
        <w:t xml:space="preserve"> </w:t>
      </w:r>
      <w:r w:rsidR="006F35FB">
        <w:rPr>
          <w:rFonts w:ascii="Times New Roman" w:hAnsi="Times New Roman" w:cs="Times New Roman"/>
        </w:rPr>
        <w:t xml:space="preserve">of </w:t>
      </w:r>
      <w:r w:rsidR="00C43BB8" w:rsidRPr="00C43BB8">
        <w:rPr>
          <w:rFonts w:ascii="Times New Roman" w:hAnsi="Times New Roman" w:cs="Times New Roman"/>
        </w:rPr>
        <w:t>BAP + IAA and partially BAP + NAA</w:t>
      </w:r>
      <w:r w:rsidR="00C43BB8">
        <w:rPr>
          <w:rFonts w:ascii="Times New Roman" w:hAnsi="Times New Roman" w:cs="Times New Roman"/>
        </w:rPr>
        <w:t xml:space="preserve"> </w:t>
      </w:r>
      <w:r w:rsidR="00C43BB8" w:rsidRPr="00C43BB8">
        <w:rPr>
          <w:rFonts w:ascii="Times New Roman" w:hAnsi="Times New Roman" w:cs="Times New Roman"/>
        </w:rPr>
        <w:t>produced the highest number of shoots/</w:t>
      </w:r>
      <w:r w:rsidR="006F35FB" w:rsidRPr="00C43BB8">
        <w:rPr>
          <w:rFonts w:ascii="Times New Roman" w:hAnsi="Times New Roman" w:cs="Times New Roman"/>
        </w:rPr>
        <w:t xml:space="preserve">explants. </w:t>
      </w:r>
      <w:r w:rsidR="00C43BB8" w:rsidRPr="00C43BB8">
        <w:rPr>
          <w:rFonts w:ascii="Times New Roman" w:hAnsi="Times New Roman" w:cs="Times New Roman"/>
        </w:rPr>
        <w:t xml:space="preserve">These results </w:t>
      </w:r>
      <w:r w:rsidR="006F35FB">
        <w:rPr>
          <w:rFonts w:ascii="Times New Roman" w:hAnsi="Times New Roman" w:cs="Times New Roman"/>
        </w:rPr>
        <w:t xml:space="preserve">may </w:t>
      </w:r>
      <w:r w:rsidR="006F35FB" w:rsidRPr="00C43BB8">
        <w:rPr>
          <w:rFonts w:ascii="Times New Roman" w:hAnsi="Times New Roman" w:cs="Times New Roman"/>
        </w:rPr>
        <w:t>attribute</w:t>
      </w:r>
      <w:r w:rsidR="00C43BB8" w:rsidRPr="00C43BB8">
        <w:rPr>
          <w:rFonts w:ascii="Times New Roman" w:hAnsi="Times New Roman" w:cs="Times New Roman"/>
        </w:rPr>
        <w:t xml:space="preserve"> to the early bud sprouting, </w:t>
      </w:r>
      <w:r w:rsidR="006F35FB">
        <w:rPr>
          <w:rFonts w:ascii="Times New Roman" w:hAnsi="Times New Roman" w:cs="Times New Roman"/>
        </w:rPr>
        <w:t xml:space="preserve">highest </w:t>
      </w:r>
      <w:r w:rsidR="00C43BB8" w:rsidRPr="00C43BB8">
        <w:rPr>
          <w:rFonts w:ascii="Times New Roman" w:hAnsi="Times New Roman" w:cs="Times New Roman"/>
        </w:rPr>
        <w:t xml:space="preserve">shoot length (cm) and </w:t>
      </w:r>
      <w:r w:rsidR="006F35FB" w:rsidRPr="00C43BB8">
        <w:rPr>
          <w:rFonts w:ascii="Times New Roman" w:hAnsi="Times New Roman" w:cs="Times New Roman"/>
        </w:rPr>
        <w:t xml:space="preserve">number of nodes/shoots </w:t>
      </w:r>
      <w:r w:rsidR="006F35FB">
        <w:rPr>
          <w:rFonts w:ascii="Times New Roman" w:hAnsi="Times New Roman" w:cs="Times New Roman"/>
        </w:rPr>
        <w:t>that were produced</w:t>
      </w:r>
      <w:r w:rsidR="00C43BB8" w:rsidRPr="00C43BB8">
        <w:rPr>
          <w:rFonts w:ascii="Times New Roman" w:hAnsi="Times New Roman" w:cs="Times New Roman"/>
        </w:rPr>
        <w:t xml:space="preserve"> </w:t>
      </w:r>
      <w:r w:rsidR="006F35FB">
        <w:rPr>
          <w:rFonts w:ascii="Times New Roman" w:hAnsi="Times New Roman" w:cs="Times New Roman"/>
        </w:rPr>
        <w:t xml:space="preserve">on culture medium </w:t>
      </w:r>
      <w:proofErr w:type="spellStart"/>
      <w:r w:rsidR="006F35FB">
        <w:rPr>
          <w:rFonts w:ascii="Times New Roman" w:hAnsi="Times New Roman" w:cs="Times New Roman"/>
        </w:rPr>
        <w:t>supplimented</w:t>
      </w:r>
      <w:proofErr w:type="spellEnd"/>
      <w:r w:rsidR="006F35FB">
        <w:rPr>
          <w:rFonts w:ascii="Times New Roman" w:hAnsi="Times New Roman" w:cs="Times New Roman"/>
        </w:rPr>
        <w:t xml:space="preserve"> with </w:t>
      </w:r>
      <w:r w:rsidR="00C43BB8" w:rsidRPr="00C43BB8">
        <w:rPr>
          <w:rFonts w:ascii="Times New Roman" w:hAnsi="Times New Roman" w:cs="Times New Roman"/>
        </w:rPr>
        <w:t>high concentrations of BAP</w:t>
      </w:r>
      <w:r w:rsidR="006F35FB">
        <w:rPr>
          <w:rFonts w:ascii="Times New Roman" w:hAnsi="Times New Roman" w:cs="Times New Roman"/>
        </w:rPr>
        <w:t xml:space="preserve"> + </w:t>
      </w:r>
      <w:r w:rsidR="00C43BB8" w:rsidRPr="00C43BB8">
        <w:rPr>
          <w:rFonts w:ascii="Times New Roman" w:hAnsi="Times New Roman" w:cs="Times New Roman"/>
        </w:rPr>
        <w:t xml:space="preserve">IAA and </w:t>
      </w:r>
      <w:r w:rsidR="006F35FB">
        <w:rPr>
          <w:rFonts w:ascii="Times New Roman" w:hAnsi="Times New Roman" w:cs="Times New Roman"/>
        </w:rPr>
        <w:t xml:space="preserve">BAP + </w:t>
      </w:r>
      <w:r w:rsidR="00C43BB8" w:rsidRPr="00C43BB8">
        <w:rPr>
          <w:rFonts w:ascii="Times New Roman" w:hAnsi="Times New Roman" w:cs="Times New Roman"/>
        </w:rPr>
        <w:t>NAA</w:t>
      </w:r>
      <w:r w:rsidR="006F35FB">
        <w:rPr>
          <w:rFonts w:ascii="Times New Roman" w:hAnsi="Times New Roman" w:cs="Times New Roman"/>
        </w:rPr>
        <w:t>.</w:t>
      </w:r>
      <w:r w:rsidR="00C43BB8" w:rsidRPr="00C43BB8">
        <w:rPr>
          <w:rFonts w:ascii="Times New Roman" w:hAnsi="Times New Roman" w:cs="Times New Roman"/>
        </w:rPr>
        <w:t xml:space="preserve"> </w:t>
      </w:r>
      <w:r w:rsidR="006F35FB">
        <w:rPr>
          <w:rFonts w:ascii="Times New Roman" w:hAnsi="Times New Roman" w:cs="Times New Roman"/>
        </w:rPr>
        <w:t xml:space="preserve"> </w:t>
      </w:r>
      <w:proofErr w:type="spellStart"/>
      <w:r w:rsidR="0087294A" w:rsidRPr="0087294A">
        <w:rPr>
          <w:rFonts w:ascii="Times New Roman" w:hAnsi="Times New Roman" w:cs="Times New Roman"/>
        </w:rPr>
        <w:t>Khanam</w:t>
      </w:r>
      <w:proofErr w:type="spellEnd"/>
      <w:r w:rsidR="0087294A" w:rsidRPr="0087294A">
        <w:rPr>
          <w:rFonts w:ascii="Times New Roman" w:hAnsi="Times New Roman" w:cs="Times New Roman"/>
        </w:rPr>
        <w:t xml:space="preserve"> </w:t>
      </w:r>
      <w:r w:rsidR="00693C94" w:rsidRPr="00693C94">
        <w:rPr>
          <w:rFonts w:ascii="Times New Roman" w:hAnsi="Times New Roman" w:cs="Times New Roman"/>
          <w:i/>
          <w:iCs/>
        </w:rPr>
        <w:t>et al.,</w:t>
      </w:r>
      <w:r w:rsidR="0087294A">
        <w:rPr>
          <w:rFonts w:ascii="Times New Roman" w:hAnsi="Times New Roman" w:cs="Times New Roman"/>
        </w:rPr>
        <w:t xml:space="preserve"> (1999) </w:t>
      </w:r>
      <w:r w:rsidR="006F35FB">
        <w:rPr>
          <w:rFonts w:ascii="Times New Roman" w:hAnsi="Times New Roman" w:cs="Times New Roman"/>
        </w:rPr>
        <w:t xml:space="preserve">and </w:t>
      </w:r>
      <w:r w:rsidR="0087294A" w:rsidRPr="0087294A">
        <w:rPr>
          <w:rFonts w:ascii="Times New Roman" w:hAnsi="Times New Roman" w:cs="Times New Roman"/>
        </w:rPr>
        <w:t>(</w:t>
      </w:r>
      <w:proofErr w:type="spellStart"/>
      <w:r w:rsidR="0087294A" w:rsidRPr="0087294A">
        <w:rPr>
          <w:rFonts w:ascii="Times New Roman" w:hAnsi="Times New Roman" w:cs="Times New Roman"/>
        </w:rPr>
        <w:t>Bashir</w:t>
      </w:r>
      <w:proofErr w:type="spellEnd"/>
      <w:r w:rsidR="0087294A" w:rsidRPr="0087294A" w:rsidDel="00D00148">
        <w:rPr>
          <w:rFonts w:ascii="Times New Roman" w:hAnsi="Times New Roman" w:cs="Times New Roman"/>
        </w:rPr>
        <w:t xml:space="preserve"> </w:t>
      </w:r>
      <w:r w:rsidR="00693C94">
        <w:rPr>
          <w:rFonts w:ascii="Times New Roman" w:hAnsi="Times New Roman" w:cs="Times New Roman"/>
          <w:i/>
          <w:iCs/>
        </w:rPr>
        <w:t>et al.,</w:t>
      </w:r>
      <w:r w:rsidR="0087294A" w:rsidRPr="0087294A">
        <w:rPr>
          <w:rFonts w:ascii="Times New Roman" w:hAnsi="Times New Roman" w:cs="Times New Roman"/>
        </w:rPr>
        <w:t xml:space="preserve"> 2007</w:t>
      </w:r>
      <w:r w:rsidR="0087294A">
        <w:rPr>
          <w:rFonts w:ascii="Times New Roman" w:hAnsi="Times New Roman" w:cs="Times New Roman"/>
        </w:rPr>
        <w:t>)</w:t>
      </w:r>
      <w:r w:rsidR="006F35FB" w:rsidRPr="00C43BB8">
        <w:rPr>
          <w:rFonts w:ascii="Times New Roman" w:hAnsi="Times New Roman" w:cs="Times New Roman"/>
        </w:rPr>
        <w:t xml:space="preserve"> </w:t>
      </w:r>
      <w:r w:rsidR="006F35FB">
        <w:rPr>
          <w:rFonts w:ascii="Times New Roman" w:hAnsi="Times New Roman" w:cs="Times New Roman"/>
        </w:rPr>
        <w:t>found that th</w:t>
      </w:r>
      <w:r w:rsidR="00C43BB8" w:rsidRPr="00C43BB8">
        <w:rPr>
          <w:rFonts w:ascii="Times New Roman" w:hAnsi="Times New Roman" w:cs="Times New Roman"/>
        </w:rPr>
        <w:t xml:space="preserve">e higher concentration of BA in combinations with lower concentrations </w:t>
      </w:r>
      <w:proofErr w:type="spellStart"/>
      <w:r w:rsidR="00C43BB8" w:rsidRPr="00C43BB8">
        <w:rPr>
          <w:rFonts w:ascii="Times New Roman" w:hAnsi="Times New Roman" w:cs="Times New Roman"/>
        </w:rPr>
        <w:t>auxins</w:t>
      </w:r>
      <w:proofErr w:type="spellEnd"/>
      <w:r w:rsidR="00C43BB8" w:rsidRPr="00C43BB8">
        <w:rPr>
          <w:rFonts w:ascii="Times New Roman" w:hAnsi="Times New Roman" w:cs="Times New Roman"/>
        </w:rPr>
        <w:t xml:space="preserve"> was better in increasing number of shoots than those in higher ones</w:t>
      </w:r>
      <w:r w:rsidR="006F35FB">
        <w:rPr>
          <w:rFonts w:ascii="Times New Roman" w:hAnsi="Times New Roman" w:cs="Times New Roman"/>
        </w:rPr>
        <w:t>.</w:t>
      </w:r>
      <w:r w:rsidR="00C43BB8" w:rsidRPr="00C43BB8">
        <w:rPr>
          <w:rFonts w:ascii="Times New Roman" w:hAnsi="Times New Roman" w:cs="Times New Roman"/>
        </w:rPr>
        <w:t xml:space="preserve"> The results of the presented study are partially in lines with the findings of </w:t>
      </w:r>
      <w:r w:rsidR="0087294A" w:rsidRPr="0087294A">
        <w:rPr>
          <w:rFonts w:ascii="Times New Roman" w:hAnsi="Times New Roman" w:cs="Times New Roman"/>
        </w:rPr>
        <w:t>(</w:t>
      </w:r>
      <w:proofErr w:type="spellStart"/>
      <w:r w:rsidR="0087294A" w:rsidRPr="0087294A">
        <w:rPr>
          <w:rFonts w:ascii="Times New Roman" w:hAnsi="Times New Roman" w:cs="Times New Roman"/>
        </w:rPr>
        <w:t>Elhag</w:t>
      </w:r>
      <w:proofErr w:type="spellEnd"/>
      <w:r w:rsidR="0087294A" w:rsidRPr="0087294A">
        <w:rPr>
          <w:rFonts w:ascii="Times New Roman" w:hAnsi="Times New Roman" w:cs="Times New Roman"/>
        </w:rPr>
        <w:t xml:space="preserve"> </w:t>
      </w:r>
      <w:r w:rsidR="00693C94" w:rsidRPr="00693C94">
        <w:rPr>
          <w:rFonts w:ascii="Times New Roman" w:hAnsi="Times New Roman" w:cs="Times New Roman"/>
          <w:i/>
          <w:iCs/>
        </w:rPr>
        <w:t>et al.,</w:t>
      </w:r>
      <w:r w:rsidR="0087294A" w:rsidRPr="0087294A">
        <w:rPr>
          <w:rFonts w:ascii="Times New Roman" w:hAnsi="Times New Roman" w:cs="Times New Roman"/>
        </w:rPr>
        <w:t xml:space="preserve"> 1998</w:t>
      </w:r>
      <w:proofErr w:type="gramStart"/>
      <w:r w:rsidR="0087294A" w:rsidRPr="0087294A">
        <w:rPr>
          <w:rFonts w:ascii="Times New Roman" w:hAnsi="Times New Roman" w:cs="Times New Roman"/>
        </w:rPr>
        <w:t>)</w:t>
      </w:r>
      <w:r w:rsidR="0087294A" w:rsidRPr="0087294A" w:rsidDel="0087294A">
        <w:rPr>
          <w:rFonts w:ascii="Times New Roman" w:hAnsi="Times New Roman" w:cs="Times New Roman"/>
        </w:rPr>
        <w:t xml:space="preserve"> </w:t>
      </w:r>
      <w:r w:rsidR="00C43BB8" w:rsidRPr="00C43BB8">
        <w:rPr>
          <w:rFonts w:ascii="Times New Roman" w:hAnsi="Times New Roman" w:cs="Times New Roman"/>
        </w:rPr>
        <w:t>,</w:t>
      </w:r>
      <w:proofErr w:type="gramEnd"/>
      <w:r w:rsidR="00C43BB8" w:rsidRPr="00C43BB8">
        <w:rPr>
          <w:rFonts w:ascii="Times New Roman" w:hAnsi="Times New Roman" w:cs="Times New Roman"/>
        </w:rPr>
        <w:t xml:space="preserve"> who reported that higher BA/IAA ratio increased shoot multiplication. </w:t>
      </w:r>
    </w:p>
    <w:p w:rsidR="006F35FB" w:rsidRPr="006F35FB" w:rsidRDefault="006F35FB" w:rsidP="008D00F6">
      <w:pPr>
        <w:tabs>
          <w:tab w:val="right" w:pos="6946"/>
          <w:tab w:val="right" w:pos="7088"/>
          <w:tab w:val="right" w:pos="8364"/>
        </w:tabs>
        <w:autoSpaceDE w:val="0"/>
        <w:autoSpaceDN w:val="0"/>
        <w:bidi w:val="0"/>
        <w:adjustRightInd w:val="0"/>
        <w:spacing w:after="0" w:line="480" w:lineRule="auto"/>
        <w:ind w:left="90"/>
        <w:jc w:val="both"/>
        <w:rPr>
          <w:rFonts w:ascii="Times New Roman" w:hAnsi="Times New Roman" w:cs="Times New Roman"/>
          <w:b/>
          <w:bCs/>
        </w:rPr>
      </w:pPr>
      <w:r w:rsidRPr="006F35FB">
        <w:rPr>
          <w:rFonts w:ascii="Times New Roman" w:hAnsi="Times New Roman" w:cs="Times New Roman"/>
          <w:b/>
          <w:bCs/>
        </w:rPr>
        <w:t>Conclusion</w:t>
      </w:r>
    </w:p>
    <w:p w:rsidR="00884D5B" w:rsidRPr="000D154A" w:rsidRDefault="00640E51" w:rsidP="008D00F6">
      <w:pPr>
        <w:tabs>
          <w:tab w:val="right" w:pos="6946"/>
          <w:tab w:val="right" w:pos="7088"/>
          <w:tab w:val="right" w:pos="8364"/>
        </w:tabs>
        <w:autoSpaceDE w:val="0"/>
        <w:autoSpaceDN w:val="0"/>
        <w:bidi w:val="0"/>
        <w:adjustRightInd w:val="0"/>
        <w:spacing w:after="0" w:line="480" w:lineRule="auto"/>
        <w:ind w:left="90"/>
        <w:jc w:val="both"/>
        <w:rPr>
          <w:rFonts w:ascii="Times New Roman" w:hAnsi="Times New Roman" w:cs="Times New Roman"/>
        </w:rPr>
      </w:pPr>
      <w:r w:rsidRPr="00640E51">
        <w:rPr>
          <w:rFonts w:ascii="Times New Roman" w:hAnsi="Times New Roman" w:cs="Times New Roman"/>
          <w:i/>
          <w:iCs/>
        </w:rPr>
        <w:lastRenderedPageBreak/>
        <w:t>In vitro</w:t>
      </w:r>
      <w:r>
        <w:rPr>
          <w:rFonts w:ascii="Times New Roman" w:hAnsi="Times New Roman" w:cs="Times New Roman"/>
        </w:rPr>
        <w:t xml:space="preserve"> nodal segment of jojoba was</w:t>
      </w:r>
      <w:r w:rsidR="006F35FB">
        <w:rPr>
          <w:rFonts w:ascii="Times New Roman" w:hAnsi="Times New Roman" w:cs="Times New Roman"/>
        </w:rPr>
        <w:t xml:space="preserve"> affected by the genotypes and </w:t>
      </w:r>
      <w:r>
        <w:rPr>
          <w:rFonts w:ascii="Times New Roman" w:hAnsi="Times New Roman" w:cs="Times New Roman"/>
        </w:rPr>
        <w:t>growth</w:t>
      </w:r>
      <w:r w:rsidR="006F35FB">
        <w:rPr>
          <w:rFonts w:ascii="Times New Roman" w:hAnsi="Times New Roman" w:cs="Times New Roman"/>
        </w:rPr>
        <w:t xml:space="preserve"> re</w:t>
      </w:r>
      <w:r>
        <w:rPr>
          <w:rFonts w:ascii="Times New Roman" w:hAnsi="Times New Roman" w:cs="Times New Roman"/>
        </w:rPr>
        <w:t xml:space="preserve">gulator combination in the culture medium. </w:t>
      </w:r>
      <w:r w:rsidR="006F35FB">
        <w:rPr>
          <w:rFonts w:ascii="Times New Roman" w:hAnsi="Times New Roman" w:cs="Times New Roman"/>
        </w:rPr>
        <w:t>H</w:t>
      </w:r>
      <w:r w:rsidR="00C43BB8" w:rsidRPr="00C43BB8">
        <w:rPr>
          <w:rFonts w:ascii="Times New Roman" w:hAnsi="Times New Roman" w:cs="Times New Roman"/>
        </w:rPr>
        <w:t>igher concentration</w:t>
      </w:r>
      <w:r w:rsidR="00C44AB6">
        <w:rPr>
          <w:rFonts w:ascii="Times New Roman" w:hAnsi="Times New Roman" w:cs="Times New Roman"/>
        </w:rPr>
        <w:t>s</w:t>
      </w:r>
      <w:r w:rsidR="00C43BB8" w:rsidRPr="00C43BB8">
        <w:rPr>
          <w:rFonts w:ascii="Times New Roman" w:hAnsi="Times New Roman" w:cs="Times New Roman"/>
        </w:rPr>
        <w:t xml:space="preserve"> of BAP + IAA were better for shoot formation and multiplication than BAP + NAA. The jojoba genotype ‘</w:t>
      </w:r>
      <w:proofErr w:type="spellStart"/>
      <w:r w:rsidR="00C43BB8" w:rsidRPr="00C43BB8">
        <w:rPr>
          <w:rFonts w:ascii="Times New Roman" w:hAnsi="Times New Roman" w:cs="Times New Roman"/>
        </w:rPr>
        <w:t>Hada</w:t>
      </w:r>
      <w:proofErr w:type="spellEnd"/>
      <w:r w:rsidR="00C43BB8" w:rsidRPr="00C43BB8">
        <w:rPr>
          <w:rFonts w:ascii="Times New Roman" w:hAnsi="Times New Roman" w:cs="Times New Roman"/>
        </w:rPr>
        <w:t xml:space="preserve"> Al-Sham’ showed better response to PGRs than ‘Hail </w:t>
      </w:r>
      <w:proofErr w:type="gramStart"/>
      <w:r w:rsidR="00C43BB8" w:rsidRPr="00C43BB8">
        <w:rPr>
          <w:rFonts w:ascii="Times New Roman" w:hAnsi="Times New Roman" w:cs="Times New Roman"/>
        </w:rPr>
        <w:t>A</w:t>
      </w:r>
      <w:proofErr w:type="gramEnd"/>
      <w:r w:rsidR="00C43BB8" w:rsidRPr="00C43BB8">
        <w:rPr>
          <w:rFonts w:ascii="Times New Roman" w:hAnsi="Times New Roman" w:cs="Times New Roman"/>
        </w:rPr>
        <w:t>’, ‘Medina’ and ‘Hail B’ genotypes.</w:t>
      </w:r>
    </w:p>
    <w:p w:rsidR="00874DBD" w:rsidRPr="00F774F5" w:rsidRDefault="00874DBD" w:rsidP="008D00F6">
      <w:pPr>
        <w:bidi w:val="0"/>
        <w:spacing w:line="480" w:lineRule="auto"/>
        <w:ind w:left="90"/>
        <w:jc w:val="both"/>
        <w:rPr>
          <w:rFonts w:ascii="Times New Roman" w:hAnsi="Times New Roman" w:cs="Times New Roman"/>
          <w:b/>
          <w:bCs/>
          <w:sz w:val="24"/>
          <w:szCs w:val="24"/>
        </w:rPr>
      </w:pPr>
      <w:r w:rsidRPr="00F774F5">
        <w:rPr>
          <w:rFonts w:ascii="Times New Roman" w:hAnsi="Times New Roman" w:cs="Times New Roman"/>
          <w:b/>
          <w:bCs/>
          <w:sz w:val="24"/>
          <w:szCs w:val="24"/>
        </w:rPr>
        <w:t>Acknowledgement</w:t>
      </w:r>
    </w:p>
    <w:p w:rsidR="00874DBD" w:rsidRPr="000D154A" w:rsidRDefault="00874DBD" w:rsidP="008D00F6">
      <w:pPr>
        <w:bidi w:val="0"/>
        <w:spacing w:line="480" w:lineRule="auto"/>
        <w:ind w:left="90"/>
        <w:jc w:val="both"/>
        <w:rPr>
          <w:rFonts w:ascii="Times New Roman" w:hAnsi="Times New Roman" w:cs="Times New Roman"/>
        </w:rPr>
      </w:pPr>
      <w:r w:rsidRPr="000D154A">
        <w:rPr>
          <w:rFonts w:ascii="Times New Roman" w:hAnsi="Times New Roman" w:cs="Times New Roman"/>
        </w:rPr>
        <w:t xml:space="preserve">This </w:t>
      </w:r>
      <w:r w:rsidR="00B0385A" w:rsidRPr="000D154A">
        <w:rPr>
          <w:rFonts w:ascii="Times New Roman" w:hAnsi="Times New Roman" w:cs="Times New Roman"/>
        </w:rPr>
        <w:t>project</w:t>
      </w:r>
      <w:r w:rsidRPr="000D154A">
        <w:rPr>
          <w:rFonts w:ascii="Times New Roman" w:hAnsi="Times New Roman" w:cs="Times New Roman"/>
        </w:rPr>
        <w:t xml:space="preserve"> was funded by the Deanship of Scientific Research (DSR), King </w:t>
      </w:r>
      <w:proofErr w:type="spellStart"/>
      <w:r w:rsidRPr="000D154A">
        <w:rPr>
          <w:rFonts w:ascii="Times New Roman" w:hAnsi="Times New Roman" w:cs="Times New Roman"/>
        </w:rPr>
        <w:t>Abdulaziz</w:t>
      </w:r>
      <w:proofErr w:type="spellEnd"/>
      <w:r w:rsidRPr="000D154A">
        <w:rPr>
          <w:rFonts w:ascii="Times New Roman" w:hAnsi="Times New Roman" w:cs="Times New Roman"/>
        </w:rPr>
        <w:t xml:space="preserve"> Universi</w:t>
      </w:r>
      <w:r w:rsidR="00DE606B" w:rsidRPr="000D154A">
        <w:rPr>
          <w:rFonts w:ascii="Times New Roman" w:hAnsi="Times New Roman" w:cs="Times New Roman"/>
        </w:rPr>
        <w:t>ty, Jeddah, under grant No (4 –155–</w:t>
      </w:r>
      <w:r w:rsidRPr="000D154A">
        <w:rPr>
          <w:rFonts w:ascii="Times New Roman" w:hAnsi="Times New Roman" w:cs="Times New Roman"/>
        </w:rPr>
        <w:t xml:space="preserve"> </w:t>
      </w:r>
      <w:r w:rsidR="00DE606B" w:rsidRPr="000D154A">
        <w:rPr>
          <w:rFonts w:ascii="Times New Roman" w:hAnsi="Times New Roman" w:cs="Times New Roman"/>
        </w:rPr>
        <w:t>D1433</w:t>
      </w:r>
      <w:r w:rsidRPr="000D154A">
        <w:rPr>
          <w:rFonts w:ascii="Times New Roman" w:hAnsi="Times New Roman" w:cs="Times New Roman"/>
        </w:rPr>
        <w:t>). The authors, therefore, acknowledge with thanks DSR technical and financial support.</w:t>
      </w:r>
    </w:p>
    <w:p w:rsidR="007265F6" w:rsidRPr="00F774F5" w:rsidRDefault="007265F6" w:rsidP="008D00F6">
      <w:pPr>
        <w:autoSpaceDE w:val="0"/>
        <w:autoSpaceDN w:val="0"/>
        <w:bidi w:val="0"/>
        <w:adjustRightInd w:val="0"/>
        <w:spacing w:after="0" w:line="480" w:lineRule="auto"/>
        <w:ind w:left="90"/>
        <w:jc w:val="both"/>
        <w:rPr>
          <w:rFonts w:ascii="Times New Roman" w:hAnsi="Times New Roman" w:cs="Times New Roman"/>
          <w:b/>
          <w:bCs/>
          <w:sz w:val="24"/>
          <w:szCs w:val="24"/>
        </w:rPr>
      </w:pPr>
      <w:r w:rsidRPr="00F774F5">
        <w:rPr>
          <w:rFonts w:ascii="Times New Roman" w:hAnsi="Times New Roman" w:cs="Times New Roman"/>
          <w:b/>
          <w:bCs/>
          <w:sz w:val="24"/>
          <w:szCs w:val="24"/>
        </w:rPr>
        <w:t>R</w:t>
      </w:r>
      <w:r w:rsidR="00874DBD" w:rsidRPr="00F774F5">
        <w:rPr>
          <w:rFonts w:ascii="Times New Roman" w:hAnsi="Times New Roman" w:cs="Times New Roman"/>
          <w:b/>
          <w:bCs/>
          <w:sz w:val="24"/>
          <w:szCs w:val="24"/>
        </w:rPr>
        <w:t>eferences</w:t>
      </w:r>
    </w:p>
    <w:p w:rsidR="009D46DA" w:rsidRPr="005F0676" w:rsidRDefault="009D46DA" w:rsidP="00693C94">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proofErr w:type="gramStart"/>
      <w:r w:rsidRPr="005F0676">
        <w:rPr>
          <w:rFonts w:ascii="Times New Roman" w:hAnsi="Times New Roman" w:cs="Times New Roman"/>
        </w:rPr>
        <w:t>Agrawal</w:t>
      </w:r>
      <w:proofErr w:type="spellEnd"/>
      <w:r w:rsidRPr="005F0676">
        <w:rPr>
          <w:rFonts w:ascii="Times New Roman" w:hAnsi="Times New Roman" w:cs="Times New Roman"/>
        </w:rPr>
        <w:t xml:space="preserve">, V., S. </w:t>
      </w:r>
      <w:proofErr w:type="spellStart"/>
      <w:r w:rsidR="00693C94" w:rsidRPr="005F0676">
        <w:rPr>
          <w:rFonts w:ascii="Times New Roman" w:hAnsi="Times New Roman" w:cs="Times New Roman"/>
        </w:rPr>
        <w:t>Prakash</w:t>
      </w:r>
      <w:proofErr w:type="spellEnd"/>
      <w:r w:rsidR="00693C94" w:rsidRPr="005F0676">
        <w:rPr>
          <w:rFonts w:ascii="Times New Roman" w:hAnsi="Times New Roman" w:cs="Times New Roman"/>
        </w:rPr>
        <w:t xml:space="preserve"> </w:t>
      </w:r>
      <w:r w:rsidRPr="005F0676">
        <w:rPr>
          <w:rFonts w:ascii="Times New Roman" w:hAnsi="Times New Roman" w:cs="Times New Roman"/>
        </w:rPr>
        <w:t>and S.C</w:t>
      </w:r>
      <w:r w:rsidR="00693C94">
        <w:rPr>
          <w:rFonts w:ascii="Times New Roman" w:hAnsi="Times New Roman" w:cs="Times New Roman"/>
        </w:rPr>
        <w:t xml:space="preserve">. </w:t>
      </w:r>
      <w:r w:rsidR="00693C94" w:rsidRPr="005F0676">
        <w:rPr>
          <w:rFonts w:ascii="Times New Roman" w:hAnsi="Times New Roman" w:cs="Times New Roman"/>
        </w:rPr>
        <w:t>Gupta</w:t>
      </w:r>
      <w:r w:rsidRPr="005F0676">
        <w:rPr>
          <w:rFonts w:ascii="Times New Roman" w:hAnsi="Times New Roman" w:cs="Times New Roman"/>
        </w:rPr>
        <w:t>.</w:t>
      </w:r>
      <w:proofErr w:type="gramEnd"/>
      <w:r>
        <w:rPr>
          <w:rFonts w:ascii="Times New Roman" w:hAnsi="Times New Roman" w:cs="Times New Roman"/>
        </w:rPr>
        <w:t xml:space="preserve"> </w:t>
      </w:r>
      <w:proofErr w:type="gramStart"/>
      <w:r w:rsidRPr="005F0676">
        <w:rPr>
          <w:rFonts w:ascii="Times New Roman" w:hAnsi="Times New Roman" w:cs="Times New Roman"/>
        </w:rPr>
        <w:t xml:space="preserve">Effective protocol for in vitro shoot production through nodal explants of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w:t>
      </w:r>
      <w:proofErr w:type="gramEnd"/>
      <w:r w:rsidRPr="005F0676">
        <w:rPr>
          <w:rFonts w:ascii="Times New Roman" w:hAnsi="Times New Roman" w:cs="Times New Roman"/>
        </w:rPr>
        <w:t xml:space="preserve"> Biol. Plant. 45: 449-453</w:t>
      </w:r>
      <w:r w:rsidR="00693C94">
        <w:rPr>
          <w:rFonts w:ascii="Times New Roman" w:hAnsi="Times New Roman" w:cs="Times New Roman"/>
        </w:rPr>
        <w:t xml:space="preserve"> (</w:t>
      </w:r>
      <w:r w:rsidR="00693C94" w:rsidRPr="005F0676">
        <w:rPr>
          <w:rFonts w:ascii="Times New Roman" w:hAnsi="Times New Roman" w:cs="Times New Roman"/>
        </w:rPr>
        <w:t>2002</w:t>
      </w:r>
      <w:r w:rsidR="00693C94">
        <w:rPr>
          <w:rFonts w:ascii="Times New Roman" w:hAnsi="Times New Roman" w:cs="Times New Roman"/>
        </w:rPr>
        <w:t>)</w:t>
      </w:r>
      <w:r w:rsidRPr="005F0676">
        <w:rPr>
          <w:rFonts w:ascii="Times New Roman" w:hAnsi="Times New Roman" w:cs="Times New Roman"/>
        </w:rPr>
        <w:t>.</w:t>
      </w:r>
    </w:p>
    <w:p w:rsidR="009D46DA" w:rsidRPr="005F0676" w:rsidRDefault="009D46DA" w:rsidP="00693C94">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r w:rsidRPr="005F0676">
        <w:rPr>
          <w:rFonts w:ascii="Times New Roman" w:hAnsi="Times New Roman" w:cs="Times New Roman"/>
        </w:rPr>
        <w:t>Bashir</w:t>
      </w:r>
      <w:proofErr w:type="spellEnd"/>
      <w:proofErr w:type="gramStart"/>
      <w:r w:rsidRPr="005F0676">
        <w:rPr>
          <w:rFonts w:ascii="Times New Roman" w:hAnsi="Times New Roman" w:cs="Times New Roman"/>
        </w:rPr>
        <w:t>,  M</w:t>
      </w:r>
      <w:proofErr w:type="gramEnd"/>
      <w:r w:rsidR="00693C94">
        <w:rPr>
          <w:rFonts w:ascii="Times New Roman" w:hAnsi="Times New Roman" w:cs="Times New Roman"/>
        </w:rPr>
        <w:t>.</w:t>
      </w:r>
      <w:r w:rsidRPr="005F0676">
        <w:rPr>
          <w:rFonts w:ascii="Times New Roman" w:hAnsi="Times New Roman" w:cs="Times New Roman"/>
        </w:rPr>
        <w:t xml:space="preserve"> A</w:t>
      </w:r>
      <w:r w:rsidR="00693C94">
        <w:rPr>
          <w:rFonts w:ascii="Times New Roman" w:hAnsi="Times New Roman" w:cs="Times New Roman"/>
        </w:rPr>
        <w:t>.</w:t>
      </w:r>
      <w:r w:rsidRPr="005F0676">
        <w:rPr>
          <w:rFonts w:ascii="Times New Roman" w:hAnsi="Times New Roman" w:cs="Times New Roman"/>
        </w:rPr>
        <w:t>, M</w:t>
      </w:r>
      <w:r>
        <w:rPr>
          <w:rFonts w:ascii="Times New Roman" w:hAnsi="Times New Roman" w:cs="Times New Roman"/>
        </w:rPr>
        <w:t>.</w:t>
      </w:r>
      <w:r w:rsidRPr="005F0676">
        <w:rPr>
          <w:rFonts w:ascii="Times New Roman" w:hAnsi="Times New Roman" w:cs="Times New Roman"/>
        </w:rPr>
        <w:t xml:space="preserve"> A</w:t>
      </w:r>
      <w:r>
        <w:rPr>
          <w:rFonts w:ascii="Times New Roman" w:hAnsi="Times New Roman" w:cs="Times New Roman"/>
        </w:rPr>
        <w:t>.</w:t>
      </w:r>
      <w:r w:rsidRPr="005F0676">
        <w:rPr>
          <w:rFonts w:ascii="Times New Roman" w:hAnsi="Times New Roman" w:cs="Times New Roman"/>
        </w:rPr>
        <w:t xml:space="preserve"> </w:t>
      </w:r>
      <w:proofErr w:type="spellStart"/>
      <w:r w:rsidR="00693C94" w:rsidRPr="005F0676">
        <w:rPr>
          <w:rFonts w:ascii="Times New Roman" w:hAnsi="Times New Roman" w:cs="Times New Roman"/>
        </w:rPr>
        <w:t>Anjum</w:t>
      </w:r>
      <w:proofErr w:type="spellEnd"/>
      <w:r w:rsidR="00693C94" w:rsidRPr="005F0676">
        <w:rPr>
          <w:rFonts w:ascii="Times New Roman" w:hAnsi="Times New Roman" w:cs="Times New Roman"/>
        </w:rPr>
        <w:t xml:space="preserve"> </w:t>
      </w:r>
      <w:r w:rsidRPr="005F0676">
        <w:rPr>
          <w:rFonts w:ascii="Times New Roman" w:hAnsi="Times New Roman" w:cs="Times New Roman"/>
        </w:rPr>
        <w:t>and H</w:t>
      </w:r>
      <w:r>
        <w:rPr>
          <w:rFonts w:ascii="Times New Roman" w:hAnsi="Times New Roman" w:cs="Times New Roman"/>
        </w:rPr>
        <w:t xml:space="preserve">. </w:t>
      </w:r>
      <w:r w:rsidR="00693C94" w:rsidRPr="005F0676">
        <w:rPr>
          <w:rFonts w:ascii="Times New Roman" w:hAnsi="Times New Roman" w:cs="Times New Roman"/>
        </w:rPr>
        <w:t>Rashid</w:t>
      </w:r>
      <w:r w:rsidRPr="005F0676">
        <w:rPr>
          <w:rFonts w:ascii="Times New Roman" w:hAnsi="Times New Roman" w:cs="Times New Roman"/>
        </w:rPr>
        <w:t xml:space="preserve">. </w:t>
      </w:r>
      <w:proofErr w:type="gramStart"/>
      <w:r w:rsidRPr="005F0676">
        <w:rPr>
          <w:rFonts w:ascii="Times New Roman" w:hAnsi="Times New Roman" w:cs="Times New Roman"/>
          <w:i/>
          <w:iCs/>
        </w:rPr>
        <w:t>In vitro</w:t>
      </w:r>
      <w:r w:rsidRPr="005F0676">
        <w:rPr>
          <w:rFonts w:ascii="Times New Roman" w:hAnsi="Times New Roman" w:cs="Times New Roman"/>
        </w:rPr>
        <w:t xml:space="preserve"> propagation of some promising genotypes of jojoba (</w:t>
      </w:r>
      <w:proofErr w:type="spellStart"/>
      <w:r w:rsidRPr="005F0676">
        <w:rPr>
          <w:rFonts w:ascii="Times New Roman" w:hAnsi="Times New Roman" w:cs="Times New Roman"/>
          <w:i/>
          <w:iCs/>
        </w:rPr>
        <w:t>Simmondsia</w:t>
      </w:r>
      <w:proofErr w:type="spellEnd"/>
      <w:r w:rsidRPr="005F0676">
        <w:rPr>
          <w:rFonts w:ascii="Times New Roman" w:hAnsi="Times New Roman" w:cs="Times New Roman"/>
          <w:i/>
          <w:iCs/>
        </w:rPr>
        <w:t xml:space="preserve"> </w:t>
      </w:r>
      <w:proofErr w:type="spellStart"/>
      <w:r w:rsidRPr="005F0676">
        <w:rPr>
          <w:rFonts w:ascii="Times New Roman" w:hAnsi="Times New Roman" w:cs="Times New Roman"/>
          <w:i/>
          <w:iCs/>
        </w:rPr>
        <w:t>chinensis</w:t>
      </w:r>
      <w:proofErr w:type="spellEnd"/>
      <w:r w:rsidRPr="005F0676">
        <w:rPr>
          <w:rFonts w:ascii="Times New Roman" w:hAnsi="Times New Roman" w:cs="Times New Roman"/>
        </w:rPr>
        <w:t>).</w:t>
      </w:r>
      <w:proofErr w:type="gramEnd"/>
      <w:r w:rsidRPr="005F0676">
        <w:rPr>
          <w:rFonts w:ascii="Times New Roman" w:hAnsi="Times New Roman" w:cs="Times New Roman"/>
        </w:rPr>
        <w:t xml:space="preserve"> African Journal of Biotechnology 7 (21): 3878-3886 </w:t>
      </w:r>
      <w:r w:rsidR="00693C94">
        <w:rPr>
          <w:rFonts w:ascii="Times New Roman" w:hAnsi="Times New Roman" w:cs="Times New Roman"/>
        </w:rPr>
        <w:t>(2008).</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proofErr w:type="gramStart"/>
      <w:r w:rsidRPr="005F0676">
        <w:rPr>
          <w:rFonts w:ascii="Times New Roman" w:hAnsi="Times New Roman" w:cs="Times New Roman"/>
        </w:rPr>
        <w:t>Bashir</w:t>
      </w:r>
      <w:proofErr w:type="spellEnd"/>
      <w:r w:rsidRPr="005F0676">
        <w:rPr>
          <w:rFonts w:ascii="Times New Roman" w:hAnsi="Times New Roman" w:cs="Times New Roman"/>
        </w:rPr>
        <w:t xml:space="preserve">, M.A., H. </w:t>
      </w:r>
      <w:r w:rsidR="00CE22A8" w:rsidRPr="005F0676">
        <w:rPr>
          <w:rFonts w:ascii="Times New Roman" w:hAnsi="Times New Roman" w:cs="Times New Roman"/>
        </w:rPr>
        <w:t>Rashid</w:t>
      </w:r>
      <w:r w:rsidR="00CE22A8">
        <w:rPr>
          <w:rFonts w:ascii="Times New Roman" w:hAnsi="Times New Roman" w:cs="Times New Roman"/>
        </w:rPr>
        <w:t xml:space="preserve"> </w:t>
      </w:r>
      <w:r w:rsidRPr="005F0676">
        <w:rPr>
          <w:rFonts w:ascii="Times New Roman" w:hAnsi="Times New Roman" w:cs="Times New Roman"/>
        </w:rPr>
        <w:t>and M.A.</w:t>
      </w:r>
      <w:r>
        <w:rPr>
          <w:rFonts w:ascii="Times New Roman" w:hAnsi="Times New Roman" w:cs="Times New Roman"/>
        </w:rPr>
        <w:t xml:space="preserve"> </w:t>
      </w:r>
      <w:proofErr w:type="spellStart"/>
      <w:r w:rsidR="00CE22A8" w:rsidRPr="005F0676">
        <w:rPr>
          <w:rFonts w:ascii="Times New Roman" w:hAnsi="Times New Roman" w:cs="Times New Roman"/>
        </w:rPr>
        <w:t>Anjum</w:t>
      </w:r>
      <w:proofErr w:type="spellEnd"/>
      <w:r w:rsidR="00CE22A8">
        <w:rPr>
          <w:rFonts w:ascii="Times New Roman" w:hAnsi="Times New Roman" w:cs="Times New Roman"/>
        </w:rPr>
        <w:t>.</w:t>
      </w:r>
      <w:proofErr w:type="gramEnd"/>
      <w:r w:rsidRPr="005F0676">
        <w:rPr>
          <w:rFonts w:ascii="Times New Roman" w:hAnsi="Times New Roman" w:cs="Times New Roman"/>
        </w:rPr>
        <w:t xml:space="preserve"> In vitro shoot multiplication of six promising strains of jojoba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 Biotechnology, 6: 309-315</w:t>
      </w:r>
      <w:r w:rsidR="00CE22A8">
        <w:rPr>
          <w:rFonts w:ascii="Times New Roman" w:hAnsi="Times New Roman" w:cs="Times New Roman"/>
        </w:rPr>
        <w:t xml:space="preserve"> (2007)</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proofErr w:type="gramStart"/>
      <w:r w:rsidRPr="005F0676">
        <w:rPr>
          <w:rFonts w:ascii="Times New Roman" w:hAnsi="Times New Roman" w:cs="Times New Roman"/>
        </w:rPr>
        <w:t>Benzioni</w:t>
      </w:r>
      <w:proofErr w:type="spellEnd"/>
      <w:r w:rsidRPr="005F0676">
        <w:rPr>
          <w:rFonts w:ascii="Times New Roman" w:hAnsi="Times New Roman" w:cs="Times New Roman"/>
        </w:rPr>
        <w:t>, A., D.</w:t>
      </w:r>
      <w:r w:rsidR="00CE22A8" w:rsidRPr="00CE22A8">
        <w:rPr>
          <w:rFonts w:ascii="Times New Roman" w:hAnsi="Times New Roman" w:cs="Times New Roman"/>
        </w:rPr>
        <w:t xml:space="preserve"> </w:t>
      </w:r>
      <w:r w:rsidR="00CE22A8" w:rsidRPr="005F0676">
        <w:rPr>
          <w:rFonts w:ascii="Times New Roman" w:hAnsi="Times New Roman" w:cs="Times New Roman"/>
        </w:rPr>
        <w:t>Mills</w:t>
      </w:r>
      <w:r w:rsidR="00CE22A8">
        <w:rPr>
          <w:rFonts w:ascii="Times New Roman" w:hAnsi="Times New Roman" w:cs="Times New Roman"/>
        </w:rPr>
        <w:t>,</w:t>
      </w:r>
      <w:r w:rsidRPr="005F0676">
        <w:rPr>
          <w:rFonts w:ascii="Times New Roman" w:hAnsi="Times New Roman" w:cs="Times New Roman"/>
        </w:rPr>
        <w:t xml:space="preserve"> S. </w:t>
      </w:r>
      <w:proofErr w:type="spellStart"/>
      <w:r w:rsidR="00CE22A8" w:rsidRPr="005F0676">
        <w:rPr>
          <w:rFonts w:ascii="Times New Roman" w:hAnsi="Times New Roman" w:cs="Times New Roman"/>
        </w:rPr>
        <w:t>Wenkart</w:t>
      </w:r>
      <w:proofErr w:type="spellEnd"/>
      <w:r w:rsidR="00CE22A8">
        <w:rPr>
          <w:rFonts w:ascii="Times New Roman" w:hAnsi="Times New Roman" w:cs="Times New Roman"/>
        </w:rPr>
        <w:t xml:space="preserve"> </w:t>
      </w:r>
      <w:r w:rsidRPr="005F0676">
        <w:rPr>
          <w:rFonts w:ascii="Times New Roman" w:hAnsi="Times New Roman" w:cs="Times New Roman"/>
        </w:rPr>
        <w:t>and Y.</w:t>
      </w:r>
      <w:r>
        <w:rPr>
          <w:rFonts w:ascii="Times New Roman" w:hAnsi="Times New Roman" w:cs="Times New Roman"/>
        </w:rPr>
        <w:t xml:space="preserve"> </w:t>
      </w:r>
      <w:r w:rsidR="00CE22A8" w:rsidRPr="005F0676">
        <w:rPr>
          <w:rFonts w:ascii="Times New Roman" w:hAnsi="Times New Roman" w:cs="Times New Roman"/>
        </w:rPr>
        <w:t>Zhou</w:t>
      </w:r>
      <w:r w:rsidR="00CE22A8">
        <w:rPr>
          <w:rFonts w:ascii="Times New Roman" w:hAnsi="Times New Roman" w:cs="Times New Roman"/>
        </w:rPr>
        <w:t>.</w:t>
      </w:r>
      <w:proofErr w:type="gramEnd"/>
      <w:r w:rsidR="00CE22A8">
        <w:rPr>
          <w:rFonts w:ascii="Times New Roman" w:hAnsi="Times New Roman" w:cs="Times New Roman"/>
        </w:rPr>
        <w:t xml:space="preserve"> </w:t>
      </w:r>
      <w:r w:rsidRPr="005F0676">
        <w:rPr>
          <w:rFonts w:ascii="Times New Roman" w:hAnsi="Times New Roman" w:cs="Times New Roman"/>
        </w:rPr>
        <w:t>Effects of ventilation on the performance of jojoba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 clones: multiplication</w:t>
      </w:r>
      <w:r w:rsidR="00CE22A8">
        <w:rPr>
          <w:rFonts w:ascii="Times New Roman" w:hAnsi="Times New Roman" w:cs="Times New Roman"/>
        </w:rPr>
        <w:t xml:space="preserve"> stage. </w:t>
      </w:r>
      <w:proofErr w:type="spellStart"/>
      <w:r w:rsidR="00CE22A8">
        <w:rPr>
          <w:rFonts w:ascii="Times New Roman" w:hAnsi="Times New Roman" w:cs="Times New Roman"/>
        </w:rPr>
        <w:t>Acta</w:t>
      </w:r>
      <w:proofErr w:type="spellEnd"/>
      <w:r w:rsidR="00CE22A8">
        <w:rPr>
          <w:rFonts w:ascii="Times New Roman" w:hAnsi="Times New Roman" w:cs="Times New Roman"/>
        </w:rPr>
        <w:t xml:space="preserve"> Hort. 616: 135-138 (2003)</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r w:rsidRPr="005F0676">
        <w:rPr>
          <w:rFonts w:ascii="Times New Roman" w:hAnsi="Times New Roman" w:cs="Times New Roman"/>
        </w:rPr>
        <w:t>Elhag</w:t>
      </w:r>
      <w:proofErr w:type="spellEnd"/>
      <w:r w:rsidRPr="005F0676">
        <w:rPr>
          <w:rFonts w:ascii="Times New Roman" w:hAnsi="Times New Roman" w:cs="Times New Roman"/>
        </w:rPr>
        <w:t xml:space="preserve"> H., M.M.</w:t>
      </w:r>
      <w:r w:rsidR="00CE22A8" w:rsidRPr="00CE22A8">
        <w:rPr>
          <w:rFonts w:ascii="Times New Roman" w:hAnsi="Times New Roman" w:cs="Times New Roman"/>
        </w:rPr>
        <w:t xml:space="preserve"> </w:t>
      </w:r>
      <w:r w:rsidR="00CE22A8" w:rsidRPr="005F0676">
        <w:rPr>
          <w:rFonts w:ascii="Times New Roman" w:hAnsi="Times New Roman" w:cs="Times New Roman"/>
        </w:rPr>
        <w:t>El-</w:t>
      </w:r>
      <w:proofErr w:type="spellStart"/>
      <w:r w:rsidR="00CE22A8" w:rsidRPr="005F0676">
        <w:rPr>
          <w:rFonts w:ascii="Times New Roman" w:hAnsi="Times New Roman" w:cs="Times New Roman"/>
        </w:rPr>
        <w:t>Olemy</w:t>
      </w:r>
      <w:proofErr w:type="spellEnd"/>
      <w:r w:rsidRPr="005F0676">
        <w:rPr>
          <w:rFonts w:ascii="Times New Roman" w:hAnsi="Times New Roman" w:cs="Times New Roman"/>
        </w:rPr>
        <w:t>, J.S.</w:t>
      </w:r>
      <w:r w:rsidR="00CE22A8" w:rsidRPr="00CE22A8">
        <w:rPr>
          <w:rFonts w:ascii="Times New Roman" w:hAnsi="Times New Roman" w:cs="Times New Roman"/>
        </w:rPr>
        <w:t xml:space="preserve"> </w:t>
      </w:r>
      <w:proofErr w:type="spellStart"/>
      <w:r w:rsidR="00CE22A8" w:rsidRPr="005F0676">
        <w:rPr>
          <w:rFonts w:ascii="Times New Roman" w:hAnsi="Times New Roman" w:cs="Times New Roman"/>
        </w:rPr>
        <w:t>Mossa</w:t>
      </w:r>
      <w:proofErr w:type="spellEnd"/>
      <w:r w:rsidR="00CE22A8">
        <w:rPr>
          <w:rFonts w:ascii="Times New Roman" w:hAnsi="Times New Roman" w:cs="Times New Roman"/>
        </w:rPr>
        <w:t>,</w:t>
      </w:r>
      <w:r w:rsidRPr="005F0676">
        <w:rPr>
          <w:rFonts w:ascii="Times New Roman" w:hAnsi="Times New Roman" w:cs="Times New Roman"/>
        </w:rPr>
        <w:t xml:space="preserve"> S.S.</w:t>
      </w:r>
      <w:r w:rsidR="00CE22A8" w:rsidRPr="00CE22A8">
        <w:rPr>
          <w:rFonts w:ascii="Times New Roman" w:hAnsi="Times New Roman" w:cs="Times New Roman"/>
        </w:rPr>
        <w:t xml:space="preserve"> </w:t>
      </w:r>
      <w:r w:rsidR="00CE22A8" w:rsidRPr="005F0676">
        <w:rPr>
          <w:rFonts w:ascii="Times New Roman" w:hAnsi="Times New Roman" w:cs="Times New Roman"/>
        </w:rPr>
        <w:t>Tag-El-Din</w:t>
      </w:r>
      <w:r w:rsidRPr="005F0676">
        <w:rPr>
          <w:rFonts w:ascii="Times New Roman" w:hAnsi="Times New Roman" w:cs="Times New Roman"/>
        </w:rPr>
        <w:t xml:space="preserve">, M.F. </w:t>
      </w:r>
      <w:r w:rsidR="00CE22A8" w:rsidRPr="005F0676">
        <w:rPr>
          <w:rFonts w:ascii="Times New Roman" w:hAnsi="Times New Roman" w:cs="Times New Roman"/>
        </w:rPr>
        <w:t>Al-</w:t>
      </w:r>
      <w:proofErr w:type="spellStart"/>
      <w:r w:rsidR="00CE22A8" w:rsidRPr="005F0676">
        <w:rPr>
          <w:rFonts w:ascii="Times New Roman" w:hAnsi="Times New Roman" w:cs="Times New Roman"/>
        </w:rPr>
        <w:t>Zoghet</w:t>
      </w:r>
      <w:proofErr w:type="spellEnd"/>
      <w:r>
        <w:rPr>
          <w:rFonts w:ascii="Times New Roman" w:hAnsi="Times New Roman" w:cs="Times New Roman"/>
        </w:rPr>
        <w:t>,</w:t>
      </w:r>
      <w:r w:rsidRPr="005F0676">
        <w:rPr>
          <w:rFonts w:ascii="Times New Roman" w:hAnsi="Times New Roman" w:cs="Times New Roman"/>
        </w:rPr>
        <w:t xml:space="preserve"> A.M.A.</w:t>
      </w:r>
      <w:r>
        <w:rPr>
          <w:rFonts w:ascii="Times New Roman" w:hAnsi="Times New Roman" w:cs="Times New Roman"/>
        </w:rPr>
        <w:t xml:space="preserve"> </w:t>
      </w:r>
      <w:r w:rsidR="00CE22A8" w:rsidRPr="005F0676">
        <w:rPr>
          <w:rFonts w:ascii="Times New Roman" w:hAnsi="Times New Roman" w:cs="Times New Roman"/>
        </w:rPr>
        <w:t>Al-</w:t>
      </w:r>
      <w:proofErr w:type="spellStart"/>
      <w:r w:rsidR="00CE22A8" w:rsidRPr="005F0676">
        <w:rPr>
          <w:rFonts w:ascii="Times New Roman" w:hAnsi="Times New Roman" w:cs="Times New Roman"/>
        </w:rPr>
        <w:t>Alsheikh</w:t>
      </w:r>
      <w:proofErr w:type="spellEnd"/>
      <w:r w:rsidR="00CE22A8">
        <w:rPr>
          <w:rFonts w:ascii="Times New Roman" w:hAnsi="Times New Roman" w:cs="Times New Roman"/>
        </w:rPr>
        <w:t>.</w:t>
      </w:r>
      <w:r w:rsidRPr="005F0676">
        <w:rPr>
          <w:rFonts w:ascii="Times New Roman" w:hAnsi="Times New Roman" w:cs="Times New Roman"/>
        </w:rPr>
        <w:t xml:space="preserve"> In vitro propagation of jojoba. Program Abstracts of Annual Conference on New Crops and New Uses: Biodiversity and Sustainability, Phoenix, Arizona </w:t>
      </w:r>
      <w:proofErr w:type="gramStart"/>
      <w:r w:rsidRPr="005F0676">
        <w:rPr>
          <w:rFonts w:ascii="Times New Roman" w:hAnsi="Times New Roman" w:cs="Times New Roman"/>
        </w:rPr>
        <w:t>USA</w:t>
      </w:r>
      <w:r w:rsidR="00CE22A8">
        <w:rPr>
          <w:rFonts w:ascii="Times New Roman" w:hAnsi="Times New Roman" w:cs="Times New Roman"/>
        </w:rPr>
        <w:t>(</w:t>
      </w:r>
      <w:proofErr w:type="gramEnd"/>
      <w:r w:rsidR="00CE22A8">
        <w:rPr>
          <w:rFonts w:ascii="Times New Roman" w:hAnsi="Times New Roman" w:cs="Times New Roman"/>
        </w:rPr>
        <w:t>1998)</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gramStart"/>
      <w:r>
        <w:rPr>
          <w:rFonts w:ascii="Times New Roman" w:hAnsi="Times New Roman" w:cs="Times New Roman"/>
        </w:rPr>
        <w:t>FAOSTATE</w:t>
      </w:r>
      <w:r w:rsidRPr="005F0676">
        <w:rPr>
          <w:rFonts w:ascii="Times New Roman" w:hAnsi="Times New Roman" w:cs="Times New Roman"/>
        </w:rPr>
        <w:t>.</w:t>
      </w:r>
      <w:proofErr w:type="gramEnd"/>
      <w:r>
        <w:rPr>
          <w:rFonts w:ascii="Times New Roman" w:hAnsi="Times New Roman" w:cs="Times New Roman"/>
        </w:rPr>
        <w:t xml:space="preserve"> </w:t>
      </w:r>
      <w:hyperlink r:id="rId16" w:history="1">
        <w:r w:rsidRPr="005F0676">
          <w:rPr>
            <w:rStyle w:val="Hyperlink"/>
            <w:rFonts w:ascii="Times New Roman" w:hAnsi="Times New Roman" w:cs="Times New Roman"/>
            <w:color w:val="auto"/>
          </w:rPr>
          <w:t>www.fao.org</w:t>
        </w:r>
      </w:hyperlink>
      <w:r w:rsidRPr="005F0676">
        <w:rPr>
          <w:rFonts w:ascii="Times New Roman" w:hAnsi="Times New Roman" w:cs="Times New Roman"/>
        </w:rPr>
        <w:t>.</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2010</w:t>
      </w:r>
      <w:r w:rsidR="00CE22A8">
        <w:rPr>
          <w:rFonts w:ascii="Times New Roman" w:hAnsi="Times New Roman" w:cs="Times New Roman"/>
        </w:rPr>
        <w:t>)</w:t>
      </w:r>
      <w:r w:rsidR="00CE22A8" w:rsidRPr="005F0676">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gramStart"/>
      <w:r>
        <w:rPr>
          <w:rFonts w:ascii="Times New Roman" w:hAnsi="Times New Roman" w:cs="Times New Roman"/>
        </w:rPr>
        <w:t>Gentry, H.S.</w:t>
      </w:r>
      <w:proofErr w:type="gramEnd"/>
      <w:r w:rsidRPr="005F0676">
        <w:rPr>
          <w:rFonts w:ascii="Times New Roman" w:hAnsi="Times New Roman" w:cs="Times New Roman"/>
        </w:rPr>
        <w:t xml:space="preserve"> </w:t>
      </w:r>
      <w:bookmarkStart w:id="0" w:name="588894_ja"/>
      <w:bookmarkEnd w:id="0"/>
      <w:proofErr w:type="gramStart"/>
      <w:r w:rsidRPr="005F0676">
        <w:rPr>
          <w:rFonts w:ascii="Times New Roman" w:hAnsi="Times New Roman" w:cs="Times New Roman"/>
        </w:rPr>
        <w:t>The natural history of jojoba (</w:t>
      </w:r>
      <w:proofErr w:type="spellStart"/>
      <w:r w:rsidRPr="005F0676">
        <w:rPr>
          <w:rFonts w:ascii="Times New Roman" w:hAnsi="Times New Roman" w:cs="Times New Roman"/>
          <w:i/>
          <w:iCs/>
        </w:rPr>
        <w:t>Simmondsia</w:t>
      </w:r>
      <w:proofErr w:type="spellEnd"/>
      <w:r w:rsidRPr="005F0676">
        <w:rPr>
          <w:rFonts w:ascii="Times New Roman" w:hAnsi="Times New Roman" w:cs="Times New Roman"/>
          <w:i/>
          <w:iCs/>
        </w:rPr>
        <w:t xml:space="preserve"> </w:t>
      </w:r>
      <w:proofErr w:type="spellStart"/>
      <w:r w:rsidRPr="005F0676">
        <w:rPr>
          <w:rFonts w:ascii="Times New Roman" w:hAnsi="Times New Roman" w:cs="Times New Roman"/>
          <w:i/>
          <w:iCs/>
        </w:rPr>
        <w:t>chinensis</w:t>
      </w:r>
      <w:proofErr w:type="spellEnd"/>
      <w:r w:rsidRPr="005F0676">
        <w:rPr>
          <w:rFonts w:ascii="Times New Roman" w:hAnsi="Times New Roman" w:cs="Times New Roman"/>
        </w:rPr>
        <w:t>) and its cultural a</w:t>
      </w:r>
      <w:r w:rsidR="00CE22A8">
        <w:rPr>
          <w:rFonts w:ascii="Times New Roman" w:hAnsi="Times New Roman" w:cs="Times New Roman"/>
        </w:rPr>
        <w:t>spects.</w:t>
      </w:r>
      <w:proofErr w:type="gramEnd"/>
      <w:r w:rsidR="00CE22A8">
        <w:rPr>
          <w:rFonts w:ascii="Times New Roman" w:hAnsi="Times New Roman" w:cs="Times New Roman"/>
        </w:rPr>
        <w:t xml:space="preserve"> </w:t>
      </w:r>
      <w:proofErr w:type="gramStart"/>
      <w:r w:rsidR="00CE22A8">
        <w:rPr>
          <w:rFonts w:ascii="Times New Roman" w:hAnsi="Times New Roman" w:cs="Times New Roman"/>
        </w:rPr>
        <w:t>Econ.</w:t>
      </w:r>
      <w:proofErr w:type="gramEnd"/>
      <w:r w:rsidR="00CE22A8">
        <w:rPr>
          <w:rFonts w:ascii="Times New Roman" w:hAnsi="Times New Roman" w:cs="Times New Roman"/>
        </w:rPr>
        <w:t xml:space="preserve"> Bot., 12: 261-295 (</w:t>
      </w:r>
      <w:r w:rsidR="00CE22A8" w:rsidRPr="005F0676">
        <w:rPr>
          <w:rFonts w:ascii="Times New Roman" w:hAnsi="Times New Roman" w:cs="Times New Roman"/>
        </w:rPr>
        <w:t>1958</w:t>
      </w:r>
      <w:r w:rsidR="00CE22A8">
        <w:rPr>
          <w:rFonts w:ascii="Times New Roman" w:hAnsi="Times New Roman" w:cs="Times New Roman"/>
        </w:rPr>
        <w:t>)</w:t>
      </w:r>
      <w:r w:rsidR="00CE22A8" w:rsidRPr="005F0676">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lastRenderedPageBreak/>
        <w:t xml:space="preserve"> </w:t>
      </w:r>
      <w:proofErr w:type="gramStart"/>
      <w:r w:rsidRPr="005F0676">
        <w:rPr>
          <w:rFonts w:ascii="Times New Roman" w:hAnsi="Times New Roman" w:cs="Times New Roman"/>
        </w:rPr>
        <w:t xml:space="preserve">Gomez, K.A. and A.A. </w:t>
      </w:r>
      <w:r w:rsidR="00CE22A8" w:rsidRPr="005F0676">
        <w:rPr>
          <w:rFonts w:ascii="Times New Roman" w:hAnsi="Times New Roman" w:cs="Times New Roman"/>
        </w:rPr>
        <w:t>Gomez</w:t>
      </w:r>
      <w:r w:rsidR="00CE22A8">
        <w:rPr>
          <w:rFonts w:ascii="Times New Roman" w:hAnsi="Times New Roman" w:cs="Times New Roman"/>
        </w:rPr>
        <w:t>.</w:t>
      </w:r>
      <w:proofErr w:type="gramEnd"/>
      <w:r w:rsidRPr="005F0676">
        <w:rPr>
          <w:rFonts w:ascii="Times New Roman" w:hAnsi="Times New Roman" w:cs="Times New Roman"/>
        </w:rPr>
        <w:t xml:space="preserve"> Statistical Procedures for Agricultural Research, 2nd edition. John Wiley and Sons, New York, </w:t>
      </w:r>
      <w:r w:rsidR="00CE22A8" w:rsidRPr="005F0676">
        <w:rPr>
          <w:rFonts w:ascii="Times New Roman" w:hAnsi="Times New Roman" w:cs="Times New Roman"/>
        </w:rPr>
        <w:t xml:space="preserve">pp </w:t>
      </w:r>
      <w:r w:rsidRPr="005F0676">
        <w:rPr>
          <w:rFonts w:ascii="Times New Roman" w:hAnsi="Times New Roman" w:cs="Times New Roman"/>
        </w:rPr>
        <w:t>680</w:t>
      </w:r>
      <w:r w:rsidR="00CE22A8">
        <w:rPr>
          <w:rFonts w:ascii="Times New Roman" w:hAnsi="Times New Roman" w:cs="Times New Roman"/>
        </w:rPr>
        <w:t xml:space="preserve"> (1984)</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Hassan</w:t>
      </w:r>
      <w:r>
        <w:rPr>
          <w:rFonts w:ascii="Times New Roman" w:hAnsi="Times New Roman" w:cs="Times New Roman"/>
        </w:rPr>
        <w:t>,</w:t>
      </w:r>
      <w:r w:rsidRPr="005F0676">
        <w:rPr>
          <w:rFonts w:ascii="Times New Roman" w:hAnsi="Times New Roman" w:cs="Times New Roman"/>
        </w:rPr>
        <w:t xml:space="preserve"> N.S.</w:t>
      </w:r>
      <w:r w:rsidR="00CE22A8">
        <w:rPr>
          <w:rFonts w:ascii="Times New Roman" w:hAnsi="Times New Roman" w:cs="Times New Roman"/>
        </w:rPr>
        <w:t xml:space="preserve"> </w:t>
      </w:r>
      <w:proofErr w:type="gramStart"/>
      <w:r w:rsidRPr="005F0676">
        <w:rPr>
          <w:rFonts w:ascii="Times New Roman" w:hAnsi="Times New Roman" w:cs="Times New Roman"/>
        </w:rPr>
        <w:t>In vitro propagation of jojoba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 xml:space="preserve"> L) through alginate-encapsulated shoot apical and </w:t>
      </w:r>
      <w:proofErr w:type="spellStart"/>
      <w:r w:rsidRPr="005F0676">
        <w:rPr>
          <w:rFonts w:ascii="Times New Roman" w:hAnsi="Times New Roman" w:cs="Times New Roman"/>
        </w:rPr>
        <w:t>axillary</w:t>
      </w:r>
      <w:proofErr w:type="spellEnd"/>
      <w:r w:rsidRPr="005F0676">
        <w:rPr>
          <w:rFonts w:ascii="Times New Roman" w:hAnsi="Times New Roman" w:cs="Times New Roman"/>
        </w:rPr>
        <w:t xml:space="preserve"> buds.</w:t>
      </w:r>
      <w:proofErr w:type="gramEnd"/>
      <w:r w:rsidRPr="005F0676">
        <w:rPr>
          <w:rFonts w:ascii="Times New Roman" w:hAnsi="Times New Roman" w:cs="Times New Roman"/>
        </w:rPr>
        <w:t xml:space="preserve"> </w:t>
      </w:r>
      <w:r w:rsidR="00CE22A8">
        <w:rPr>
          <w:rFonts w:ascii="Times New Roman" w:hAnsi="Times New Roman" w:cs="Times New Roman"/>
        </w:rPr>
        <w:t>Int. J. Agric. Biol. 5: 513-516(</w:t>
      </w:r>
      <w:r w:rsidR="00CE22A8" w:rsidRPr="005F0676">
        <w:rPr>
          <w:rFonts w:ascii="Times New Roman" w:hAnsi="Times New Roman" w:cs="Times New Roman"/>
        </w:rPr>
        <w:t>2003</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proofErr w:type="gramStart"/>
      <w:r w:rsidRPr="005F0676">
        <w:rPr>
          <w:rFonts w:ascii="Times New Roman" w:hAnsi="Times New Roman" w:cs="Times New Roman"/>
        </w:rPr>
        <w:t>Heba</w:t>
      </w:r>
      <w:proofErr w:type="spellEnd"/>
      <w:r w:rsidRPr="005F0676">
        <w:rPr>
          <w:rFonts w:ascii="Times New Roman" w:hAnsi="Times New Roman" w:cs="Times New Roman"/>
        </w:rPr>
        <w:t>-Allah.</w:t>
      </w:r>
      <w:proofErr w:type="gramEnd"/>
      <w:r w:rsidRPr="005F0676">
        <w:rPr>
          <w:rFonts w:ascii="Times New Roman" w:hAnsi="Times New Roman" w:cs="Times New Roman"/>
        </w:rPr>
        <w:t xml:space="preserve"> </w:t>
      </w:r>
      <w:proofErr w:type="gramStart"/>
      <w:r w:rsidRPr="005F0676">
        <w:rPr>
          <w:rFonts w:ascii="Times New Roman" w:hAnsi="Times New Roman" w:cs="Times New Roman"/>
        </w:rPr>
        <w:t xml:space="preserve">A.M., M.K. </w:t>
      </w:r>
      <w:r w:rsidR="00CE22A8" w:rsidRPr="005F0676">
        <w:rPr>
          <w:rFonts w:ascii="Times New Roman" w:hAnsi="Times New Roman" w:cs="Times New Roman"/>
        </w:rPr>
        <w:t>El-Bahr</w:t>
      </w:r>
      <w:r w:rsidR="00CE22A8">
        <w:rPr>
          <w:rFonts w:ascii="Times New Roman" w:hAnsi="Times New Roman" w:cs="Times New Roman"/>
        </w:rPr>
        <w:t>,</w:t>
      </w:r>
      <w:r w:rsidR="00CE22A8" w:rsidRPr="005F0676">
        <w:rPr>
          <w:rFonts w:ascii="Times New Roman" w:hAnsi="Times New Roman" w:cs="Times New Roman"/>
        </w:rPr>
        <w:t xml:space="preserve"> </w:t>
      </w:r>
      <w:r w:rsidRPr="005F0676">
        <w:rPr>
          <w:rFonts w:ascii="Times New Roman" w:hAnsi="Times New Roman" w:cs="Times New Roman"/>
        </w:rPr>
        <w:t>Z.M</w:t>
      </w:r>
      <w:r w:rsidR="00CE22A8">
        <w:rPr>
          <w:rFonts w:ascii="Times New Roman" w:hAnsi="Times New Roman" w:cs="Times New Roman"/>
        </w:rPr>
        <w:t>.</w:t>
      </w:r>
      <w:r w:rsidR="00CE22A8" w:rsidRPr="00CE22A8">
        <w:rPr>
          <w:rFonts w:ascii="Times New Roman" w:hAnsi="Times New Roman" w:cs="Times New Roman"/>
        </w:rPr>
        <w:t xml:space="preserve"> </w:t>
      </w:r>
      <w:r w:rsidR="00CE22A8" w:rsidRPr="005F0676">
        <w:rPr>
          <w:rFonts w:ascii="Times New Roman" w:hAnsi="Times New Roman" w:cs="Times New Roman"/>
        </w:rPr>
        <w:t>Adam</w:t>
      </w:r>
      <w:r w:rsidRPr="005F0676">
        <w:rPr>
          <w:rFonts w:ascii="Times New Roman" w:hAnsi="Times New Roman" w:cs="Times New Roman"/>
        </w:rPr>
        <w:t xml:space="preserve">, H.A. </w:t>
      </w:r>
      <w:proofErr w:type="spellStart"/>
      <w:r w:rsidR="00CE22A8" w:rsidRPr="005F0676">
        <w:rPr>
          <w:rFonts w:ascii="Times New Roman" w:hAnsi="Times New Roman" w:cs="Times New Roman"/>
        </w:rPr>
        <w:t>Moursy</w:t>
      </w:r>
      <w:proofErr w:type="spellEnd"/>
      <w:r w:rsidR="00CE22A8" w:rsidRPr="005F0676">
        <w:rPr>
          <w:rFonts w:ascii="Times New Roman" w:hAnsi="Times New Roman" w:cs="Times New Roman"/>
        </w:rPr>
        <w:t xml:space="preserve"> </w:t>
      </w:r>
      <w:r w:rsidRPr="005F0676">
        <w:rPr>
          <w:rFonts w:ascii="Times New Roman" w:hAnsi="Times New Roman" w:cs="Times New Roman"/>
        </w:rPr>
        <w:t>and M.E.</w:t>
      </w:r>
      <w:r>
        <w:rPr>
          <w:rFonts w:ascii="Times New Roman" w:hAnsi="Times New Roman" w:cs="Times New Roman"/>
        </w:rPr>
        <w:t xml:space="preserve"> </w:t>
      </w:r>
      <w:proofErr w:type="spellStart"/>
      <w:r w:rsidR="00CE22A8" w:rsidRPr="005F0676">
        <w:rPr>
          <w:rFonts w:ascii="Times New Roman" w:hAnsi="Times New Roman" w:cs="Times New Roman"/>
        </w:rPr>
        <w:t>Solliman</w:t>
      </w:r>
      <w:proofErr w:type="spellEnd"/>
      <w:r w:rsidRPr="005F0676">
        <w:rPr>
          <w:rFonts w:ascii="Times New Roman" w:hAnsi="Times New Roman" w:cs="Times New Roman"/>
        </w:rPr>
        <w:t>.</w:t>
      </w:r>
      <w:proofErr w:type="gramEnd"/>
      <w:r w:rsidRPr="005F0676">
        <w:rPr>
          <w:rFonts w:ascii="Times New Roman" w:hAnsi="Times New Roman" w:cs="Times New Roman"/>
        </w:rPr>
        <w:t xml:space="preserve"> </w:t>
      </w:r>
      <w:proofErr w:type="gramStart"/>
      <w:r w:rsidRPr="005F0676">
        <w:rPr>
          <w:rFonts w:ascii="Times New Roman" w:hAnsi="Times New Roman" w:cs="Times New Roman"/>
        </w:rPr>
        <w:t xml:space="preserve">In Vitro </w:t>
      </w:r>
      <w:proofErr w:type="spellStart"/>
      <w:r w:rsidRPr="005F0676">
        <w:rPr>
          <w:rFonts w:ascii="Times New Roman" w:hAnsi="Times New Roman" w:cs="Times New Roman"/>
        </w:rPr>
        <w:t>Clonal</w:t>
      </w:r>
      <w:proofErr w:type="spellEnd"/>
      <w:r w:rsidRPr="005F0676">
        <w:rPr>
          <w:rFonts w:ascii="Times New Roman" w:hAnsi="Times New Roman" w:cs="Times New Roman"/>
        </w:rPr>
        <w:t xml:space="preserve"> Propagation of Jojoba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 xml:space="preserve"> (Link) </w:t>
      </w:r>
      <w:proofErr w:type="spellStart"/>
      <w:r w:rsidRPr="005F0676">
        <w:rPr>
          <w:rFonts w:ascii="Times New Roman" w:hAnsi="Times New Roman" w:cs="Times New Roman"/>
        </w:rPr>
        <w:t>Schn</w:t>
      </w:r>
      <w:proofErr w:type="spellEnd"/>
      <w:r w:rsidRPr="005F0676">
        <w:rPr>
          <w:rFonts w:ascii="Times New Roman" w:hAnsi="Times New Roman" w:cs="Times New Roman"/>
        </w:rPr>
        <w:t>.).</w:t>
      </w:r>
      <w:proofErr w:type="gramEnd"/>
      <w:r w:rsidRPr="005F0676">
        <w:rPr>
          <w:rFonts w:ascii="Times New Roman" w:hAnsi="Times New Roman" w:cs="Times New Roman"/>
        </w:rPr>
        <w:t xml:space="preserve">Australian Journal of Basic and Applied </w:t>
      </w:r>
      <w:proofErr w:type="gramStart"/>
      <w:r w:rsidRPr="005F0676">
        <w:rPr>
          <w:rFonts w:ascii="Times New Roman" w:hAnsi="Times New Roman" w:cs="Times New Roman"/>
        </w:rPr>
        <w:t>Sciences ,</w:t>
      </w:r>
      <w:proofErr w:type="gramEnd"/>
      <w:r w:rsidRPr="005F0676">
        <w:rPr>
          <w:rFonts w:ascii="Times New Roman" w:hAnsi="Times New Roman" w:cs="Times New Roman"/>
        </w:rPr>
        <w:t xml:space="preserve"> 3(4): 3128-3136</w:t>
      </w:r>
      <w:r w:rsidR="00CE22A8">
        <w:rPr>
          <w:rFonts w:ascii="Times New Roman" w:hAnsi="Times New Roman" w:cs="Times New Roman"/>
        </w:rPr>
        <w:t xml:space="preserve"> (2009)</w:t>
      </w:r>
      <w:r w:rsidRPr="005F0676">
        <w:rPr>
          <w:rFonts w:ascii="Times New Roman" w:hAnsi="Times New Roman" w:cs="Times New Roman"/>
        </w:rPr>
        <w:t>.</w:t>
      </w:r>
    </w:p>
    <w:p w:rsidR="009D46DA" w:rsidRDefault="009D46DA" w:rsidP="00CE22A8">
      <w:pPr>
        <w:autoSpaceDE w:val="0"/>
        <w:autoSpaceDN w:val="0"/>
        <w:bidi w:val="0"/>
        <w:adjustRightInd w:val="0"/>
        <w:spacing w:after="0" w:line="480" w:lineRule="auto"/>
        <w:ind w:left="518" w:hanging="432"/>
        <w:jc w:val="both"/>
        <w:rPr>
          <w:ins w:id="1" w:author="Owner" w:date="2014-01-06T13:45:00Z"/>
          <w:rFonts w:ascii="Times New Roman" w:hAnsi="Times New Roman" w:cs="Times New Roman"/>
        </w:rPr>
      </w:pPr>
      <w:r w:rsidRPr="005F0676">
        <w:rPr>
          <w:rFonts w:ascii="Times New Roman" w:hAnsi="Times New Roman" w:cs="Times New Roman"/>
        </w:rPr>
        <w:t xml:space="preserve"> </w:t>
      </w:r>
      <w:proofErr w:type="spellStart"/>
      <w:r w:rsidRPr="005F0676">
        <w:rPr>
          <w:rFonts w:ascii="Times New Roman" w:hAnsi="Times New Roman" w:cs="Times New Roman"/>
        </w:rPr>
        <w:t>Khanam</w:t>
      </w:r>
      <w:proofErr w:type="spellEnd"/>
      <w:r>
        <w:rPr>
          <w:rFonts w:ascii="Times New Roman" w:hAnsi="Times New Roman" w:cs="Times New Roman"/>
        </w:rPr>
        <w:t>,</w:t>
      </w:r>
      <w:r w:rsidRPr="005F0676">
        <w:rPr>
          <w:rFonts w:ascii="Times New Roman" w:hAnsi="Times New Roman" w:cs="Times New Roman"/>
        </w:rPr>
        <w:t xml:space="preserve"> A</w:t>
      </w:r>
      <w:r w:rsidR="00CE22A8">
        <w:rPr>
          <w:rFonts w:ascii="Times New Roman" w:hAnsi="Times New Roman" w:cs="Times New Roman"/>
        </w:rPr>
        <w:t>.</w:t>
      </w:r>
      <w:r>
        <w:rPr>
          <w:rFonts w:ascii="Times New Roman" w:hAnsi="Times New Roman" w:cs="Times New Roman"/>
        </w:rPr>
        <w:t>,</w:t>
      </w:r>
      <w:r w:rsidRPr="005F0676">
        <w:rPr>
          <w:rFonts w:ascii="Times New Roman" w:hAnsi="Times New Roman" w:cs="Times New Roman"/>
        </w:rPr>
        <w:t xml:space="preserve"> Y</w:t>
      </w:r>
      <w:r>
        <w:rPr>
          <w:rFonts w:ascii="Times New Roman" w:hAnsi="Times New Roman" w:cs="Times New Roman"/>
        </w:rPr>
        <w:t>.</w:t>
      </w:r>
      <w:r w:rsidRPr="005F0676">
        <w:rPr>
          <w:rFonts w:ascii="Times New Roman" w:hAnsi="Times New Roman" w:cs="Times New Roman"/>
        </w:rPr>
        <w:t>B</w:t>
      </w:r>
      <w:r>
        <w:rPr>
          <w:rFonts w:ascii="Times New Roman" w:hAnsi="Times New Roman" w:cs="Times New Roman"/>
        </w:rPr>
        <w:t>.</w:t>
      </w:r>
      <w:r w:rsidRPr="005F0676">
        <w:rPr>
          <w:rFonts w:ascii="Times New Roman" w:hAnsi="Times New Roman" w:cs="Times New Roman"/>
        </w:rPr>
        <w:t>N</w:t>
      </w:r>
      <w:r w:rsidR="00CE22A8">
        <w:rPr>
          <w:rFonts w:ascii="Times New Roman" w:hAnsi="Times New Roman" w:cs="Times New Roman"/>
        </w:rPr>
        <w:t>.</w:t>
      </w:r>
      <w:r w:rsidR="00CE22A8" w:rsidRPr="00CE22A8">
        <w:rPr>
          <w:rFonts w:ascii="Times New Roman" w:hAnsi="Times New Roman" w:cs="Times New Roman"/>
        </w:rPr>
        <w:t xml:space="preserve"> </w:t>
      </w:r>
      <w:proofErr w:type="spellStart"/>
      <w:proofErr w:type="gramStart"/>
      <w:r w:rsidR="00CE22A8" w:rsidRPr="005F0676">
        <w:rPr>
          <w:rFonts w:ascii="Times New Roman" w:hAnsi="Times New Roman" w:cs="Times New Roman"/>
        </w:rPr>
        <w:t>Rao</w:t>
      </w:r>
      <w:proofErr w:type="spellEnd"/>
      <w:r w:rsidRPr="005F0676">
        <w:rPr>
          <w:rFonts w:ascii="Times New Roman" w:hAnsi="Times New Roman" w:cs="Times New Roman"/>
        </w:rPr>
        <w:t xml:space="preserve"> </w:t>
      </w:r>
      <w:r>
        <w:rPr>
          <w:rFonts w:ascii="Times New Roman" w:hAnsi="Times New Roman" w:cs="Times New Roman"/>
        </w:rPr>
        <w:t>,</w:t>
      </w:r>
      <w:proofErr w:type="gramEnd"/>
      <w:r w:rsidRPr="005F0676">
        <w:rPr>
          <w:rFonts w:ascii="Times New Roman" w:hAnsi="Times New Roman" w:cs="Times New Roman"/>
        </w:rPr>
        <w:t xml:space="preserve"> S</w:t>
      </w:r>
      <w:r>
        <w:rPr>
          <w:rFonts w:ascii="Times New Roman" w:hAnsi="Times New Roman" w:cs="Times New Roman"/>
        </w:rPr>
        <w:t>.</w:t>
      </w:r>
      <w:r w:rsidRPr="005F0676">
        <w:rPr>
          <w:rFonts w:ascii="Times New Roman" w:hAnsi="Times New Roman" w:cs="Times New Roman"/>
        </w:rPr>
        <w:t>A</w:t>
      </w:r>
      <w:r>
        <w:rPr>
          <w:rFonts w:ascii="Times New Roman" w:hAnsi="Times New Roman" w:cs="Times New Roman"/>
        </w:rPr>
        <w:t xml:space="preserve">. </w:t>
      </w:r>
      <w:proofErr w:type="spellStart"/>
      <w:r w:rsidR="00CE22A8" w:rsidRPr="005F0676">
        <w:rPr>
          <w:rFonts w:ascii="Times New Roman" w:hAnsi="Times New Roman" w:cs="Times New Roman"/>
        </w:rPr>
        <w:t>Farook</w:t>
      </w:r>
      <w:proofErr w:type="spellEnd"/>
      <w:r w:rsidRPr="005F0676">
        <w:rPr>
          <w:rFonts w:ascii="Times New Roman" w:hAnsi="Times New Roman" w:cs="Times New Roman"/>
        </w:rPr>
        <w:t xml:space="preserve">. </w:t>
      </w:r>
      <w:proofErr w:type="gramStart"/>
      <w:r w:rsidRPr="005F0676">
        <w:rPr>
          <w:rFonts w:ascii="Times New Roman" w:hAnsi="Times New Roman" w:cs="Times New Roman"/>
        </w:rPr>
        <w:t xml:space="preserve">Standard in vitro protocol for high frequency mass </w:t>
      </w:r>
      <w:proofErr w:type="spellStart"/>
      <w:r w:rsidRPr="005F0676">
        <w:rPr>
          <w:rFonts w:ascii="Times New Roman" w:hAnsi="Times New Roman" w:cs="Times New Roman"/>
        </w:rPr>
        <w:t>micropropagation</w:t>
      </w:r>
      <w:proofErr w:type="spellEnd"/>
      <w:r w:rsidRPr="005F0676">
        <w:rPr>
          <w:rFonts w:ascii="Times New Roman" w:hAnsi="Times New Roman" w:cs="Times New Roman"/>
        </w:rPr>
        <w:t xml:space="preserve"> of jojoba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 xml:space="preserve"> (Link) Schneider).</w:t>
      </w:r>
      <w:proofErr w:type="gramEnd"/>
      <w:r w:rsidRPr="005F0676">
        <w:rPr>
          <w:rFonts w:ascii="Times New Roman" w:hAnsi="Times New Roman" w:cs="Times New Roman"/>
        </w:rPr>
        <w:t xml:space="preserve"> Adv. Plant Sci. 12: 361-366</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1999</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Murashige</w:t>
      </w:r>
      <w:proofErr w:type="spellEnd"/>
      <w:r>
        <w:rPr>
          <w:rFonts w:ascii="Times New Roman" w:hAnsi="Times New Roman" w:cs="Times New Roman"/>
        </w:rPr>
        <w:t>, T. and</w:t>
      </w:r>
      <w:r w:rsidRPr="005F0676">
        <w:rPr>
          <w:rFonts w:ascii="Times New Roman" w:hAnsi="Times New Roman" w:cs="Times New Roman"/>
        </w:rPr>
        <w:t xml:space="preserve"> F. </w:t>
      </w:r>
      <w:proofErr w:type="spellStart"/>
      <w:r w:rsidR="00CE22A8" w:rsidRPr="005F0676">
        <w:rPr>
          <w:rFonts w:ascii="Times New Roman" w:hAnsi="Times New Roman" w:cs="Times New Roman"/>
        </w:rPr>
        <w:t>Skoog</w:t>
      </w:r>
      <w:proofErr w:type="spellEnd"/>
      <w:r w:rsidRPr="005F0676">
        <w:rPr>
          <w:rFonts w:ascii="Times New Roman" w:hAnsi="Times New Roman" w:cs="Times New Roman"/>
        </w:rPr>
        <w:t>.</w:t>
      </w:r>
      <w:proofErr w:type="gramEnd"/>
      <w:r w:rsidRPr="005F0676">
        <w:rPr>
          <w:rFonts w:ascii="Times New Roman" w:hAnsi="Times New Roman" w:cs="Times New Roman"/>
        </w:rPr>
        <w:t xml:space="preserve"> </w:t>
      </w:r>
      <w:proofErr w:type="gramStart"/>
      <w:r w:rsidRPr="005F0676">
        <w:rPr>
          <w:rFonts w:ascii="Times New Roman" w:hAnsi="Times New Roman" w:cs="Times New Roman"/>
        </w:rPr>
        <w:t>A revised medium for rapid growth and bioassays with tobacco tissue cultur</w:t>
      </w:r>
      <w:r w:rsidR="00CE22A8">
        <w:rPr>
          <w:rFonts w:ascii="Times New Roman" w:hAnsi="Times New Roman" w:cs="Times New Roman"/>
        </w:rPr>
        <w:t>es.</w:t>
      </w:r>
      <w:proofErr w:type="gramEnd"/>
      <w:r w:rsidR="00CE22A8">
        <w:rPr>
          <w:rFonts w:ascii="Times New Roman" w:hAnsi="Times New Roman" w:cs="Times New Roman"/>
        </w:rPr>
        <w:t xml:space="preserve"> Physiol. Plant. 15: 473-497</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1962</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proofErr w:type="gramStart"/>
      <w:r w:rsidRPr="005F0676">
        <w:rPr>
          <w:rFonts w:ascii="Times New Roman" w:hAnsi="Times New Roman" w:cs="Times New Roman"/>
        </w:rPr>
        <w:t>Osman</w:t>
      </w:r>
      <w:proofErr w:type="spellEnd"/>
      <w:r w:rsidRPr="005F0676">
        <w:rPr>
          <w:rFonts w:ascii="Times New Roman" w:hAnsi="Times New Roman" w:cs="Times New Roman"/>
        </w:rPr>
        <w:t>, H.E. and A.A.</w:t>
      </w:r>
      <w:r>
        <w:rPr>
          <w:rFonts w:ascii="Times New Roman" w:hAnsi="Times New Roman" w:cs="Times New Roman"/>
        </w:rPr>
        <w:t xml:space="preserve"> </w:t>
      </w:r>
      <w:proofErr w:type="spellStart"/>
      <w:r w:rsidR="00CE22A8" w:rsidRPr="005F0676">
        <w:rPr>
          <w:rFonts w:ascii="Times New Roman" w:hAnsi="Times New Roman" w:cs="Times New Roman"/>
        </w:rPr>
        <w:t>Abo</w:t>
      </w:r>
      <w:proofErr w:type="spellEnd"/>
      <w:r w:rsidR="00CE22A8" w:rsidRPr="005F0676">
        <w:rPr>
          <w:rFonts w:ascii="Times New Roman" w:hAnsi="Times New Roman" w:cs="Times New Roman"/>
        </w:rPr>
        <w:t xml:space="preserve"> Hassan</w:t>
      </w:r>
      <w:r w:rsidRPr="005F0676">
        <w:rPr>
          <w:rFonts w:ascii="Times New Roman" w:hAnsi="Times New Roman" w:cs="Times New Roman"/>
        </w:rPr>
        <w:t>.</w:t>
      </w:r>
      <w:proofErr w:type="gramEnd"/>
      <w:r w:rsidRPr="005F0676">
        <w:rPr>
          <w:rFonts w:ascii="Times New Roman" w:hAnsi="Times New Roman" w:cs="Times New Roman"/>
        </w:rPr>
        <w:t xml:space="preserve"> Jojoba </w:t>
      </w:r>
      <w:r w:rsidRPr="005F0676">
        <w:rPr>
          <w:rFonts w:ascii="Times New Roman" w:hAnsi="Times New Roman" w:cs="Times New Roman"/>
          <w:i/>
          <w:iCs/>
        </w:rPr>
        <w:t>(</w:t>
      </w:r>
      <w:proofErr w:type="spellStart"/>
      <w:r w:rsidRPr="005F0676">
        <w:rPr>
          <w:rFonts w:ascii="Times New Roman" w:hAnsi="Times New Roman" w:cs="Times New Roman"/>
          <w:i/>
          <w:iCs/>
        </w:rPr>
        <w:t>Simmondsia</w:t>
      </w:r>
      <w:proofErr w:type="spellEnd"/>
      <w:r w:rsidRPr="005F0676">
        <w:rPr>
          <w:rFonts w:ascii="Times New Roman" w:hAnsi="Times New Roman" w:cs="Times New Roman"/>
          <w:i/>
          <w:iCs/>
        </w:rPr>
        <w:t xml:space="preserve"> </w:t>
      </w:r>
      <w:proofErr w:type="spellStart"/>
      <w:r w:rsidRPr="005F0676">
        <w:rPr>
          <w:rFonts w:ascii="Times New Roman" w:hAnsi="Times New Roman" w:cs="Times New Roman"/>
          <w:i/>
          <w:iCs/>
        </w:rPr>
        <w:t>chinesis</w:t>
      </w:r>
      <w:proofErr w:type="spellEnd"/>
      <w:r w:rsidRPr="005F0676">
        <w:rPr>
          <w:rFonts w:ascii="Times New Roman" w:hAnsi="Times New Roman" w:cs="Times New Roman"/>
          <w:i/>
          <w:iCs/>
        </w:rPr>
        <w:t xml:space="preserve"> </w:t>
      </w:r>
      <w:r w:rsidRPr="005F0676">
        <w:rPr>
          <w:rFonts w:ascii="Times New Roman" w:hAnsi="Times New Roman" w:cs="Times New Roman"/>
        </w:rPr>
        <w:t>(link)</w:t>
      </w:r>
      <w:r w:rsidRPr="005F0676">
        <w:rPr>
          <w:rFonts w:ascii="Times New Roman" w:hAnsi="Times New Roman" w:cs="Times New Roman"/>
          <w:i/>
          <w:iCs/>
        </w:rPr>
        <w:t xml:space="preserve"> </w:t>
      </w:r>
      <w:r w:rsidRPr="005F0676">
        <w:rPr>
          <w:rFonts w:ascii="Times New Roman" w:hAnsi="Times New Roman" w:cs="Times New Roman"/>
        </w:rPr>
        <w:t>Schneider</w:t>
      </w:r>
      <w:r w:rsidRPr="005F0676">
        <w:rPr>
          <w:rFonts w:ascii="Times New Roman" w:hAnsi="Times New Roman" w:cs="Times New Roman"/>
          <w:i/>
          <w:iCs/>
        </w:rPr>
        <w:t>)</w:t>
      </w:r>
      <w:r w:rsidRPr="005F0676">
        <w:rPr>
          <w:rFonts w:ascii="Times New Roman" w:hAnsi="Times New Roman" w:cs="Times New Roman"/>
        </w:rPr>
        <w:t xml:space="preserve">: A Potential Shrub in the Arabian Desert. I. Overall Performance of Seven Jojoba Ecotypes. JKAU, Met, </w:t>
      </w:r>
      <w:proofErr w:type="spellStart"/>
      <w:r w:rsidRPr="005F0676">
        <w:rPr>
          <w:rFonts w:ascii="Times New Roman" w:hAnsi="Times New Roman" w:cs="Times New Roman"/>
        </w:rPr>
        <w:t>Env</w:t>
      </w:r>
      <w:proofErr w:type="spellEnd"/>
      <w:r w:rsidR="00CE22A8">
        <w:rPr>
          <w:rFonts w:ascii="Times New Roman" w:hAnsi="Times New Roman" w:cs="Times New Roman"/>
        </w:rPr>
        <w:t>, Arid Land Agri. Sci. 8: 85-96</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1997</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r w:rsidRPr="005F0676">
        <w:rPr>
          <w:rFonts w:ascii="Times New Roman" w:hAnsi="Times New Roman" w:cs="Times New Roman"/>
        </w:rPr>
        <w:t>Prakash</w:t>
      </w:r>
      <w:proofErr w:type="spellEnd"/>
      <w:r w:rsidRPr="005F0676">
        <w:rPr>
          <w:rFonts w:ascii="Times New Roman" w:hAnsi="Times New Roman" w:cs="Times New Roman"/>
        </w:rPr>
        <w:t>, S., V.</w:t>
      </w:r>
      <w:r w:rsidR="00CE22A8" w:rsidRPr="00CE22A8">
        <w:rPr>
          <w:rFonts w:ascii="Times New Roman" w:hAnsi="Times New Roman" w:cs="Times New Roman"/>
        </w:rPr>
        <w:t xml:space="preserve"> </w:t>
      </w:r>
      <w:proofErr w:type="spellStart"/>
      <w:r w:rsidR="00CE22A8" w:rsidRPr="005F0676">
        <w:rPr>
          <w:rFonts w:ascii="Times New Roman" w:hAnsi="Times New Roman" w:cs="Times New Roman"/>
        </w:rPr>
        <w:t>Agrawal</w:t>
      </w:r>
      <w:proofErr w:type="spellEnd"/>
      <w:r w:rsidRPr="005F0676">
        <w:rPr>
          <w:rFonts w:ascii="Times New Roman" w:hAnsi="Times New Roman" w:cs="Times New Roman"/>
        </w:rPr>
        <w:t>, S.C.</w:t>
      </w:r>
      <w:r>
        <w:rPr>
          <w:rFonts w:ascii="Times New Roman" w:hAnsi="Times New Roman" w:cs="Times New Roman"/>
        </w:rPr>
        <w:t xml:space="preserve"> </w:t>
      </w:r>
      <w:r w:rsidR="00CE22A8" w:rsidRPr="005F0676">
        <w:rPr>
          <w:rFonts w:ascii="Times New Roman" w:hAnsi="Times New Roman" w:cs="Times New Roman"/>
        </w:rPr>
        <w:t>Gupta</w:t>
      </w:r>
      <w:r w:rsidRPr="005F0676">
        <w:rPr>
          <w:rFonts w:ascii="Times New Roman" w:hAnsi="Times New Roman" w:cs="Times New Roman"/>
        </w:rPr>
        <w:t xml:space="preserve">. Influence of some </w:t>
      </w:r>
      <w:proofErr w:type="spellStart"/>
      <w:r w:rsidRPr="005F0676">
        <w:rPr>
          <w:rFonts w:ascii="Times New Roman" w:hAnsi="Times New Roman" w:cs="Times New Roman"/>
        </w:rPr>
        <w:t>adjuvants</w:t>
      </w:r>
      <w:proofErr w:type="spellEnd"/>
      <w:r w:rsidRPr="005F0676">
        <w:rPr>
          <w:rFonts w:ascii="Times New Roman" w:hAnsi="Times New Roman" w:cs="Times New Roman"/>
        </w:rPr>
        <w:t xml:space="preserve"> on in vitro </w:t>
      </w:r>
      <w:proofErr w:type="spellStart"/>
      <w:r w:rsidRPr="005F0676">
        <w:rPr>
          <w:rFonts w:ascii="Times New Roman" w:hAnsi="Times New Roman" w:cs="Times New Roman"/>
        </w:rPr>
        <w:t>clonal</w:t>
      </w:r>
      <w:proofErr w:type="spellEnd"/>
      <w:r w:rsidRPr="005F0676">
        <w:rPr>
          <w:rFonts w:ascii="Times New Roman" w:hAnsi="Times New Roman" w:cs="Times New Roman"/>
        </w:rPr>
        <w:t xml:space="preserve"> propagation of male and female jojoba plants. </w:t>
      </w:r>
      <w:proofErr w:type="gramStart"/>
      <w:r w:rsidRPr="005F0676">
        <w:rPr>
          <w:rFonts w:ascii="Times New Roman" w:hAnsi="Times New Roman" w:cs="Times New Roman"/>
        </w:rPr>
        <w:t>In Vitro Cel</w:t>
      </w:r>
      <w:r w:rsidR="00CE22A8">
        <w:rPr>
          <w:rFonts w:ascii="Times New Roman" w:hAnsi="Times New Roman" w:cs="Times New Roman"/>
        </w:rPr>
        <w:t>l.</w:t>
      </w:r>
      <w:proofErr w:type="gramEnd"/>
      <w:r w:rsidR="00CE22A8">
        <w:rPr>
          <w:rFonts w:ascii="Times New Roman" w:hAnsi="Times New Roman" w:cs="Times New Roman"/>
        </w:rPr>
        <w:t xml:space="preserve"> Dev. Biol.-Plant 39: 217-222</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2003</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Reddy, Y.N. Effect of different concentration of </w:t>
      </w:r>
      <w:proofErr w:type="spellStart"/>
      <w:r w:rsidRPr="005F0676">
        <w:rPr>
          <w:rFonts w:ascii="Times New Roman" w:hAnsi="Times New Roman" w:cs="Times New Roman"/>
        </w:rPr>
        <w:t>auxins</w:t>
      </w:r>
      <w:proofErr w:type="spellEnd"/>
      <w:r w:rsidRPr="005F0676">
        <w:rPr>
          <w:rFonts w:ascii="Times New Roman" w:hAnsi="Times New Roman" w:cs="Times New Roman"/>
        </w:rPr>
        <w:t xml:space="preserve"> on rooting and root characters of air and ground layers of jojoba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 xml:space="preserve"> (Link) CK Schneider). </w:t>
      </w:r>
      <w:proofErr w:type="gramStart"/>
      <w:r w:rsidRPr="005F0676">
        <w:rPr>
          <w:rFonts w:ascii="Times New Roman" w:hAnsi="Times New Roman" w:cs="Times New Roman"/>
        </w:rPr>
        <w:t>Ethiop</w:t>
      </w:r>
      <w:r w:rsidR="00CE22A8">
        <w:rPr>
          <w:rFonts w:ascii="Times New Roman" w:hAnsi="Times New Roman" w:cs="Times New Roman"/>
        </w:rPr>
        <w:t>.</w:t>
      </w:r>
      <w:proofErr w:type="gramEnd"/>
      <w:r w:rsidR="00CE22A8">
        <w:rPr>
          <w:rFonts w:ascii="Times New Roman" w:hAnsi="Times New Roman" w:cs="Times New Roman"/>
        </w:rPr>
        <w:t xml:space="preserve"> J. Sci. 26: 155-159</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2003</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proofErr w:type="gramStart"/>
      <w:r w:rsidRPr="005F0676">
        <w:rPr>
          <w:rFonts w:ascii="Times New Roman" w:hAnsi="Times New Roman" w:cs="Times New Roman"/>
        </w:rPr>
        <w:t>Scaramuzzi</w:t>
      </w:r>
      <w:proofErr w:type="spellEnd"/>
      <w:r w:rsidRPr="005F0676">
        <w:rPr>
          <w:rFonts w:ascii="Times New Roman" w:hAnsi="Times New Roman" w:cs="Times New Roman"/>
        </w:rPr>
        <w:t>, F. and A.</w:t>
      </w:r>
      <w:r>
        <w:rPr>
          <w:rFonts w:ascii="Times New Roman" w:hAnsi="Times New Roman" w:cs="Times New Roman"/>
        </w:rPr>
        <w:t xml:space="preserve"> </w:t>
      </w:r>
      <w:proofErr w:type="spellStart"/>
      <w:r w:rsidR="00CE22A8" w:rsidRPr="005F0676">
        <w:rPr>
          <w:rFonts w:ascii="Times New Roman" w:hAnsi="Times New Roman" w:cs="Times New Roman"/>
        </w:rPr>
        <w:t>D'Ambrosio</w:t>
      </w:r>
      <w:proofErr w:type="spellEnd"/>
      <w:r w:rsidRPr="005F0676">
        <w:rPr>
          <w:rFonts w:ascii="Times New Roman" w:hAnsi="Times New Roman" w:cs="Times New Roman"/>
        </w:rPr>
        <w:t xml:space="preserve"> Organogenesis and propagation in vitro of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 xml:space="preserve"> (Link) </w:t>
      </w:r>
      <w:proofErr w:type="spellStart"/>
      <w:r w:rsidRPr="005F0676">
        <w:rPr>
          <w:rFonts w:ascii="Times New Roman" w:hAnsi="Times New Roman" w:cs="Times New Roman"/>
        </w:rPr>
        <w:t>Schn</w:t>
      </w:r>
      <w:proofErr w:type="spellEnd"/>
      <w:r w:rsidRPr="005F0676">
        <w:rPr>
          <w:rFonts w:ascii="Times New Roman" w:hAnsi="Times New Roman" w:cs="Times New Roman"/>
        </w:rPr>
        <w:t xml:space="preserve"> (jojoba) from vegetative fragments.</w:t>
      </w:r>
      <w:proofErr w:type="gramEnd"/>
      <w:r w:rsidRPr="005F0676">
        <w:rPr>
          <w:rFonts w:ascii="Times New Roman" w:hAnsi="Times New Roman" w:cs="Times New Roman"/>
        </w:rPr>
        <w:t xml:space="preserve"> </w:t>
      </w:r>
      <w:proofErr w:type="spellStart"/>
      <w:r w:rsidRPr="005F0676">
        <w:rPr>
          <w:rFonts w:ascii="Times New Roman" w:hAnsi="Times New Roman" w:cs="Times New Roman"/>
        </w:rPr>
        <w:t>Acta</w:t>
      </w:r>
      <w:proofErr w:type="spellEnd"/>
      <w:r w:rsidRPr="005F0676">
        <w:rPr>
          <w:rFonts w:ascii="Times New Roman" w:hAnsi="Times New Roman" w:cs="Times New Roman"/>
        </w:rPr>
        <w:t xml:space="preserve"> Hort. 227: 411-413</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1988</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Singh, A</w:t>
      </w:r>
      <w:r w:rsidR="00CE22A8">
        <w:rPr>
          <w:rFonts w:ascii="Times New Roman" w:hAnsi="Times New Roman" w:cs="Times New Roman"/>
        </w:rPr>
        <w:t>.,</w:t>
      </w:r>
      <w:r w:rsidRPr="005F0676">
        <w:rPr>
          <w:rFonts w:ascii="Times New Roman" w:hAnsi="Times New Roman" w:cs="Times New Roman"/>
        </w:rPr>
        <w:t xml:space="preserve"> M.P. </w:t>
      </w:r>
      <w:r w:rsidR="00CE22A8" w:rsidRPr="005F0676">
        <w:rPr>
          <w:rFonts w:ascii="Times New Roman" w:hAnsi="Times New Roman" w:cs="Times New Roman"/>
        </w:rPr>
        <w:t xml:space="preserve">Reddy </w:t>
      </w:r>
      <w:proofErr w:type="gramStart"/>
      <w:r w:rsidRPr="005F0676">
        <w:rPr>
          <w:rFonts w:ascii="Times New Roman" w:hAnsi="Times New Roman" w:cs="Times New Roman"/>
        </w:rPr>
        <w:t>and</w:t>
      </w:r>
      <w:r>
        <w:rPr>
          <w:rFonts w:ascii="Times New Roman" w:hAnsi="Times New Roman" w:cs="Times New Roman"/>
        </w:rPr>
        <w:t xml:space="preserve"> </w:t>
      </w:r>
      <w:r w:rsidRPr="005F0676">
        <w:rPr>
          <w:rFonts w:ascii="Times New Roman" w:hAnsi="Times New Roman" w:cs="Times New Roman"/>
        </w:rPr>
        <w:t xml:space="preserve"> J.S</w:t>
      </w:r>
      <w:proofErr w:type="gramEnd"/>
      <w:r w:rsidRPr="005F0676">
        <w:rPr>
          <w:rFonts w:ascii="Times New Roman" w:hAnsi="Times New Roman" w:cs="Times New Roman"/>
        </w:rPr>
        <w:t>.</w:t>
      </w:r>
      <w:r>
        <w:rPr>
          <w:rFonts w:ascii="Times New Roman" w:hAnsi="Times New Roman" w:cs="Times New Roman"/>
        </w:rPr>
        <w:t xml:space="preserve"> </w:t>
      </w:r>
      <w:proofErr w:type="spellStart"/>
      <w:r w:rsidR="00CE22A8" w:rsidRPr="005F0676">
        <w:rPr>
          <w:rFonts w:ascii="Times New Roman" w:hAnsi="Times New Roman" w:cs="Times New Roman"/>
        </w:rPr>
        <w:t>Patolia</w:t>
      </w:r>
      <w:proofErr w:type="spellEnd"/>
      <w:r w:rsidRPr="005F0676">
        <w:rPr>
          <w:rFonts w:ascii="Times New Roman" w:hAnsi="Times New Roman" w:cs="Times New Roman"/>
        </w:rPr>
        <w:t xml:space="preserve">. An Improved Protocol for </w:t>
      </w:r>
      <w:proofErr w:type="spellStart"/>
      <w:r w:rsidRPr="005F0676">
        <w:rPr>
          <w:rFonts w:ascii="Times New Roman" w:hAnsi="Times New Roman" w:cs="Times New Roman"/>
        </w:rPr>
        <w:t>Micropropagation</w:t>
      </w:r>
      <w:proofErr w:type="spellEnd"/>
      <w:r w:rsidRPr="005F0676">
        <w:rPr>
          <w:rFonts w:ascii="Times New Roman" w:hAnsi="Times New Roman" w:cs="Times New Roman"/>
        </w:rPr>
        <w:t xml:space="preserve"> of Elite Genotype of </w:t>
      </w:r>
      <w:proofErr w:type="spellStart"/>
      <w:r w:rsidRPr="005F0676">
        <w:rPr>
          <w:rFonts w:ascii="Times New Roman" w:hAnsi="Times New Roman" w:cs="Times New Roman"/>
        </w:rPr>
        <w:t>Simmondsia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chinensis</w:t>
      </w:r>
      <w:proofErr w:type="spellEnd"/>
      <w:r w:rsidRPr="005F0676">
        <w:rPr>
          <w:rFonts w:ascii="Times New Roman" w:hAnsi="Times New Roman" w:cs="Times New Roman"/>
        </w:rPr>
        <w:t xml:space="preserve"> (link) Schneider. </w:t>
      </w:r>
      <w:proofErr w:type="spellStart"/>
      <w:r w:rsidRPr="005F0676">
        <w:rPr>
          <w:rFonts w:ascii="Times New Roman" w:hAnsi="Times New Roman" w:cs="Times New Roman"/>
        </w:rPr>
        <w:t>Biol</w:t>
      </w:r>
      <w:proofErr w:type="spellEnd"/>
      <w:r w:rsidRPr="005F0676">
        <w:rPr>
          <w:rFonts w:ascii="Times New Roman" w:hAnsi="Times New Roman" w:cs="Times New Roman"/>
        </w:rPr>
        <w:t xml:space="preserve"> Plant 52:538–542</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2008</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lastRenderedPageBreak/>
        <w:t xml:space="preserve"> </w:t>
      </w:r>
      <w:proofErr w:type="gramStart"/>
      <w:r w:rsidRPr="005F0676">
        <w:rPr>
          <w:rFonts w:ascii="Times New Roman" w:hAnsi="Times New Roman" w:cs="Times New Roman"/>
        </w:rPr>
        <w:t>Singh, D.K. and S.K.</w:t>
      </w:r>
      <w:r>
        <w:rPr>
          <w:rFonts w:ascii="Times New Roman" w:hAnsi="Times New Roman" w:cs="Times New Roman"/>
        </w:rPr>
        <w:t xml:space="preserve"> </w:t>
      </w:r>
      <w:r w:rsidR="00CE22A8" w:rsidRPr="005F0676">
        <w:rPr>
          <w:rFonts w:ascii="Times New Roman" w:hAnsi="Times New Roman" w:cs="Times New Roman"/>
        </w:rPr>
        <w:t>Singh</w:t>
      </w:r>
      <w:r w:rsidRPr="005F0676">
        <w:rPr>
          <w:rFonts w:ascii="Times New Roman" w:hAnsi="Times New Roman" w:cs="Times New Roman"/>
        </w:rPr>
        <w:t>.</w:t>
      </w:r>
      <w:proofErr w:type="gramEnd"/>
      <w:r w:rsidRPr="005F0676">
        <w:rPr>
          <w:rFonts w:ascii="Times New Roman" w:hAnsi="Times New Roman" w:cs="Times New Roman"/>
        </w:rPr>
        <w:t xml:space="preserve"> Physiology and Post-Harvest Management of Horticultural Crops. </w:t>
      </w:r>
      <w:proofErr w:type="spellStart"/>
      <w:r w:rsidRPr="005F0676">
        <w:rPr>
          <w:rFonts w:ascii="Times New Roman" w:hAnsi="Times New Roman" w:cs="Times New Roman"/>
        </w:rPr>
        <w:t>Geeta</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Somani</w:t>
      </w:r>
      <w:proofErr w:type="spellEnd"/>
      <w:r w:rsidRPr="005F0676">
        <w:rPr>
          <w:rFonts w:ascii="Times New Roman" w:hAnsi="Times New Roman" w:cs="Times New Roman"/>
        </w:rPr>
        <w:t xml:space="preserve"> </w:t>
      </w:r>
      <w:proofErr w:type="spellStart"/>
      <w:r w:rsidRPr="005F0676">
        <w:rPr>
          <w:rFonts w:ascii="Times New Roman" w:hAnsi="Times New Roman" w:cs="Times New Roman"/>
        </w:rPr>
        <w:t>Agrotech</w:t>
      </w:r>
      <w:proofErr w:type="spellEnd"/>
      <w:r w:rsidRPr="005F0676">
        <w:rPr>
          <w:rFonts w:ascii="Times New Roman" w:hAnsi="Times New Roman" w:cs="Times New Roman"/>
        </w:rPr>
        <w:t xml:space="preserve"> Publishing Academy, Udaipur, India</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2005</w:t>
      </w:r>
      <w:r w:rsidR="00CE22A8">
        <w:rPr>
          <w:rFonts w:ascii="Times New Roman" w:hAnsi="Times New Roman" w:cs="Times New Roman"/>
        </w:rPr>
        <w:t>).</w:t>
      </w:r>
    </w:p>
    <w:p w:rsidR="009D46DA" w:rsidRPr="005F0676"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gramStart"/>
      <w:r w:rsidRPr="005F0676">
        <w:rPr>
          <w:rFonts w:ascii="Times New Roman" w:hAnsi="Times New Roman" w:cs="Times New Roman"/>
        </w:rPr>
        <w:t>Singh, K.J., H.</w:t>
      </w:r>
      <w:r w:rsidR="00CE22A8" w:rsidRPr="00CE22A8">
        <w:rPr>
          <w:rFonts w:ascii="Times New Roman" w:hAnsi="Times New Roman" w:cs="Times New Roman"/>
        </w:rPr>
        <w:t xml:space="preserve"> </w:t>
      </w:r>
      <w:proofErr w:type="spellStart"/>
      <w:r w:rsidR="00CE22A8" w:rsidRPr="005F0676">
        <w:rPr>
          <w:rFonts w:ascii="Times New Roman" w:hAnsi="Times New Roman" w:cs="Times New Roman"/>
        </w:rPr>
        <w:t>Nayyar</w:t>
      </w:r>
      <w:proofErr w:type="spellEnd"/>
      <w:r w:rsidRPr="005F0676">
        <w:rPr>
          <w:rFonts w:ascii="Times New Roman" w:hAnsi="Times New Roman" w:cs="Times New Roman"/>
        </w:rPr>
        <w:t xml:space="preserve">, A. </w:t>
      </w:r>
      <w:proofErr w:type="spellStart"/>
      <w:r w:rsidR="00CE22A8" w:rsidRPr="005F0676">
        <w:rPr>
          <w:rFonts w:ascii="Times New Roman" w:hAnsi="Times New Roman" w:cs="Times New Roman"/>
        </w:rPr>
        <w:t>Dutta</w:t>
      </w:r>
      <w:proofErr w:type="spellEnd"/>
      <w:r w:rsidR="00CE22A8" w:rsidRPr="005F0676">
        <w:rPr>
          <w:rFonts w:ascii="Times New Roman" w:hAnsi="Times New Roman" w:cs="Times New Roman"/>
        </w:rPr>
        <w:t xml:space="preserve"> </w:t>
      </w:r>
      <w:r w:rsidRPr="005F0676">
        <w:rPr>
          <w:rFonts w:ascii="Times New Roman" w:hAnsi="Times New Roman" w:cs="Times New Roman"/>
        </w:rPr>
        <w:t>and K.K.</w:t>
      </w:r>
      <w:r>
        <w:rPr>
          <w:rFonts w:ascii="Times New Roman" w:hAnsi="Times New Roman" w:cs="Times New Roman"/>
        </w:rPr>
        <w:t xml:space="preserve"> </w:t>
      </w:r>
      <w:proofErr w:type="spellStart"/>
      <w:r w:rsidR="00CE22A8" w:rsidRPr="005F0676">
        <w:rPr>
          <w:rFonts w:ascii="Times New Roman" w:hAnsi="Times New Roman" w:cs="Times New Roman"/>
        </w:rPr>
        <w:t>Dhir</w:t>
      </w:r>
      <w:proofErr w:type="spellEnd"/>
      <w:r w:rsidRPr="005F0676">
        <w:rPr>
          <w:rFonts w:ascii="Times New Roman" w:hAnsi="Times New Roman" w:cs="Times New Roman"/>
        </w:rPr>
        <w:t>.</w:t>
      </w:r>
      <w:proofErr w:type="gramEnd"/>
      <w:r w:rsidRPr="005F0676">
        <w:rPr>
          <w:rFonts w:ascii="Times New Roman" w:hAnsi="Times New Roman" w:cs="Times New Roman"/>
        </w:rPr>
        <w:t xml:space="preserve"> </w:t>
      </w:r>
      <w:proofErr w:type="spellStart"/>
      <w:r w:rsidRPr="005F0676">
        <w:rPr>
          <w:rFonts w:ascii="Times New Roman" w:hAnsi="Times New Roman" w:cs="Times New Roman"/>
        </w:rPr>
        <w:t>Rhizogenetic</w:t>
      </w:r>
      <w:proofErr w:type="spellEnd"/>
      <w:r w:rsidRPr="005F0676">
        <w:rPr>
          <w:rFonts w:ascii="Times New Roman" w:hAnsi="Times New Roman" w:cs="Times New Roman"/>
        </w:rPr>
        <w:t xml:space="preserve"> studies of jojoba: hormone effect, rooting medium and seasonal variation</w:t>
      </w:r>
      <w:r w:rsidR="00CE22A8">
        <w:rPr>
          <w:rFonts w:ascii="Times New Roman" w:hAnsi="Times New Roman" w:cs="Times New Roman"/>
        </w:rPr>
        <w:t>. Ind. Forester, 129: 1405-1411</w:t>
      </w:r>
      <w:r w:rsidR="00CE22A8" w:rsidRPr="00CE22A8">
        <w:rPr>
          <w:rFonts w:ascii="Times New Roman" w:hAnsi="Times New Roman" w:cs="Times New Roman"/>
        </w:rPr>
        <w:t xml:space="preserve"> </w:t>
      </w:r>
      <w:r w:rsidR="00CE22A8">
        <w:rPr>
          <w:rFonts w:ascii="Times New Roman" w:hAnsi="Times New Roman" w:cs="Times New Roman"/>
        </w:rPr>
        <w:t>(</w:t>
      </w:r>
      <w:r w:rsidR="00CE22A8" w:rsidRPr="005F0676">
        <w:rPr>
          <w:rFonts w:ascii="Times New Roman" w:hAnsi="Times New Roman" w:cs="Times New Roman"/>
        </w:rPr>
        <w:t>2003</w:t>
      </w:r>
      <w:r w:rsidR="00CE22A8">
        <w:rPr>
          <w:rFonts w:ascii="Times New Roman" w:hAnsi="Times New Roman" w:cs="Times New Roman"/>
        </w:rPr>
        <w:t>).</w:t>
      </w:r>
    </w:p>
    <w:p w:rsidR="009D46DA" w:rsidRDefault="009D46DA" w:rsidP="00CE22A8">
      <w:pPr>
        <w:autoSpaceDE w:val="0"/>
        <w:autoSpaceDN w:val="0"/>
        <w:bidi w:val="0"/>
        <w:adjustRightInd w:val="0"/>
        <w:spacing w:after="0" w:line="480" w:lineRule="auto"/>
        <w:ind w:left="518" w:hanging="432"/>
        <w:jc w:val="both"/>
        <w:rPr>
          <w:rFonts w:ascii="Times New Roman" w:hAnsi="Times New Roman" w:cs="Times New Roman"/>
        </w:rPr>
      </w:pPr>
      <w:r w:rsidRPr="005F0676">
        <w:rPr>
          <w:rFonts w:ascii="Times New Roman" w:hAnsi="Times New Roman" w:cs="Times New Roman"/>
        </w:rPr>
        <w:t xml:space="preserve"> </w:t>
      </w:r>
      <w:proofErr w:type="spellStart"/>
      <w:r w:rsidRPr="005F0676">
        <w:rPr>
          <w:rFonts w:ascii="Times New Roman" w:hAnsi="Times New Roman" w:cs="Times New Roman"/>
        </w:rPr>
        <w:t>Tyagi</w:t>
      </w:r>
      <w:proofErr w:type="spellEnd"/>
      <w:r w:rsidRPr="005F0676">
        <w:rPr>
          <w:rFonts w:ascii="Times New Roman" w:hAnsi="Times New Roman" w:cs="Times New Roman"/>
        </w:rPr>
        <w:t>, R.K., S.</w:t>
      </w:r>
      <w:r>
        <w:rPr>
          <w:rFonts w:ascii="Times New Roman" w:hAnsi="Times New Roman" w:cs="Times New Roman"/>
        </w:rPr>
        <w:t xml:space="preserve"> </w:t>
      </w:r>
      <w:proofErr w:type="spellStart"/>
      <w:r w:rsidR="00CE22A8" w:rsidRPr="005F0676">
        <w:rPr>
          <w:rFonts w:ascii="Times New Roman" w:hAnsi="Times New Roman" w:cs="Times New Roman"/>
        </w:rPr>
        <w:t>Prakash</w:t>
      </w:r>
      <w:proofErr w:type="spellEnd"/>
      <w:r w:rsidRPr="005F0676">
        <w:rPr>
          <w:rFonts w:ascii="Times New Roman" w:hAnsi="Times New Roman" w:cs="Times New Roman"/>
        </w:rPr>
        <w:t xml:space="preserve">. </w:t>
      </w:r>
      <w:proofErr w:type="gramStart"/>
      <w:r w:rsidRPr="005F0676">
        <w:rPr>
          <w:rFonts w:ascii="Times New Roman" w:hAnsi="Times New Roman" w:cs="Times New Roman"/>
        </w:rPr>
        <w:t xml:space="preserve">Genotypes and sex specific protocols for in vitro </w:t>
      </w:r>
      <w:proofErr w:type="spellStart"/>
      <w:r w:rsidRPr="005F0676">
        <w:rPr>
          <w:rFonts w:ascii="Times New Roman" w:hAnsi="Times New Roman" w:cs="Times New Roman"/>
        </w:rPr>
        <w:t>micropropagation</w:t>
      </w:r>
      <w:proofErr w:type="spellEnd"/>
      <w:r w:rsidRPr="005F0676">
        <w:rPr>
          <w:rFonts w:ascii="Times New Roman" w:hAnsi="Times New Roman" w:cs="Times New Roman"/>
        </w:rPr>
        <w:t xml:space="preserve"> and medium term conservation of</w:t>
      </w:r>
      <w:r w:rsidR="00CE22A8">
        <w:rPr>
          <w:rFonts w:ascii="Times New Roman" w:hAnsi="Times New Roman" w:cs="Times New Roman"/>
        </w:rPr>
        <w:t xml:space="preserve"> jojoba.</w:t>
      </w:r>
      <w:proofErr w:type="gramEnd"/>
      <w:r w:rsidR="00CE22A8">
        <w:rPr>
          <w:rFonts w:ascii="Times New Roman" w:hAnsi="Times New Roman" w:cs="Times New Roman"/>
        </w:rPr>
        <w:t xml:space="preserve"> Biol. Plant. 48: 19-23 (</w:t>
      </w:r>
      <w:r w:rsidR="00CE22A8" w:rsidRPr="005F0676">
        <w:rPr>
          <w:rFonts w:ascii="Times New Roman" w:hAnsi="Times New Roman" w:cs="Times New Roman"/>
        </w:rPr>
        <w:t>2004</w:t>
      </w:r>
      <w:r w:rsidR="00CE22A8">
        <w:rPr>
          <w:rFonts w:ascii="Times New Roman" w:hAnsi="Times New Roman" w:cs="Times New Roman"/>
        </w:rPr>
        <w:t>).</w:t>
      </w:r>
    </w:p>
    <w:p w:rsidR="009D46DA" w:rsidRDefault="009D46DA" w:rsidP="008D00F6">
      <w:pPr>
        <w:bidi w:val="0"/>
        <w:spacing w:after="0" w:line="480" w:lineRule="auto"/>
        <w:rPr>
          <w:rFonts w:ascii="Times New Roman" w:hAnsi="Times New Roman" w:cs="Times New Roman"/>
        </w:rPr>
      </w:pPr>
      <w:r>
        <w:rPr>
          <w:rFonts w:ascii="Times New Roman" w:hAnsi="Times New Roman" w:cs="Times New Roman"/>
        </w:rPr>
        <w:br w:type="page"/>
      </w:r>
    </w:p>
    <w:p w:rsidR="00F131F8" w:rsidRPr="00F131F8" w:rsidRDefault="00F131F8" w:rsidP="00693C94">
      <w:pPr>
        <w:bidi w:val="0"/>
        <w:spacing w:line="480" w:lineRule="auto"/>
        <w:ind w:left="720" w:hanging="720"/>
        <w:jc w:val="both"/>
        <w:rPr>
          <w:rFonts w:asciiTheme="majorBidi" w:eastAsiaTheme="minorHAnsi" w:hAnsiTheme="majorBidi" w:cstheme="majorBidi"/>
          <w:sz w:val="24"/>
          <w:szCs w:val="24"/>
        </w:rPr>
      </w:pPr>
      <w:proofErr w:type="gramStart"/>
      <w:r w:rsidRPr="00F131F8">
        <w:rPr>
          <w:rFonts w:asciiTheme="majorBidi" w:eastAsiaTheme="minorHAnsi" w:hAnsiTheme="majorBidi" w:cstheme="majorBidi"/>
          <w:sz w:val="24"/>
          <w:szCs w:val="24"/>
        </w:rPr>
        <w:lastRenderedPageBreak/>
        <w:t>Table</w:t>
      </w:r>
      <w:r w:rsidR="00693C94">
        <w:rPr>
          <w:rFonts w:asciiTheme="majorBidi" w:eastAsiaTheme="minorHAnsi" w:hAnsiTheme="majorBidi" w:cstheme="majorBidi"/>
          <w:sz w:val="24"/>
          <w:szCs w:val="24"/>
        </w:rPr>
        <w:t>-</w:t>
      </w:r>
      <w:r w:rsidRPr="00F131F8">
        <w:rPr>
          <w:rFonts w:asciiTheme="majorBidi" w:eastAsiaTheme="minorHAnsi" w:hAnsiTheme="majorBidi" w:cstheme="majorBidi"/>
          <w:sz w:val="24"/>
          <w:szCs w:val="24"/>
        </w:rPr>
        <w:t>1</w:t>
      </w:r>
      <w:r w:rsidR="00693C94">
        <w:rPr>
          <w:rFonts w:asciiTheme="majorBidi" w:eastAsiaTheme="minorHAnsi" w:hAnsiTheme="majorBidi" w:cstheme="majorBidi"/>
          <w:sz w:val="24"/>
          <w:szCs w:val="24"/>
        </w:rPr>
        <w:t>.</w:t>
      </w:r>
      <w:proofErr w:type="gramEnd"/>
      <w:r w:rsidRPr="00F131F8">
        <w:rPr>
          <w:rFonts w:asciiTheme="majorBidi" w:eastAsiaTheme="minorHAnsi" w:hAnsiTheme="majorBidi" w:cstheme="majorBidi"/>
          <w:sz w:val="24"/>
          <w:szCs w:val="24"/>
        </w:rPr>
        <w:t xml:space="preserve"> Mean squares and main treatment means for the genotypic and growth regulator effects on number days to bud sprouting, length of primary shoots (cm), number of nodes per shoots, and number of shoots per explants of the </w:t>
      </w:r>
      <w:r w:rsidRPr="00F131F8">
        <w:rPr>
          <w:rFonts w:asciiTheme="majorBidi" w:eastAsiaTheme="minorHAnsi" w:hAnsiTheme="majorBidi" w:cstheme="majorBidi"/>
          <w:i/>
          <w:iCs/>
          <w:sz w:val="24"/>
          <w:szCs w:val="24"/>
        </w:rPr>
        <w:t>in vitro</w:t>
      </w:r>
      <w:r w:rsidRPr="00F131F8">
        <w:rPr>
          <w:rFonts w:asciiTheme="majorBidi" w:eastAsiaTheme="minorHAnsi" w:hAnsiTheme="majorBidi" w:cstheme="majorBidi"/>
          <w:sz w:val="24"/>
          <w:szCs w:val="24"/>
        </w:rPr>
        <w:t xml:space="preserve"> nodal segments of jojoba </w:t>
      </w:r>
    </w:p>
    <w:tbl>
      <w:tblPr>
        <w:tblStyle w:val="TableGrid1"/>
        <w:tblW w:w="9155" w:type="dxa"/>
        <w:jc w:val="center"/>
        <w:tblInd w:w="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7"/>
        <w:gridCol w:w="576"/>
        <w:gridCol w:w="1922"/>
        <w:gridCol w:w="1440"/>
        <w:gridCol w:w="1350"/>
        <w:gridCol w:w="1350"/>
      </w:tblGrid>
      <w:tr w:rsidR="00F131F8" w:rsidRPr="00F131F8" w:rsidTr="00CC1EEC">
        <w:trPr>
          <w:trHeight w:val="432"/>
          <w:jc w:val="center"/>
        </w:trPr>
        <w:tc>
          <w:tcPr>
            <w:tcW w:w="2517" w:type="dxa"/>
            <w:tcBorders>
              <w:top w:val="single" w:sz="4" w:space="0" w:color="auto"/>
              <w:bottom w:val="single" w:sz="4" w:space="0" w:color="auto"/>
            </w:tcBorders>
            <w:vAlign w:val="center"/>
          </w:tcPr>
          <w:p w:rsidR="00F131F8" w:rsidRPr="00F131F8" w:rsidRDefault="00F131F8" w:rsidP="008D00F6">
            <w:pPr>
              <w:bidi w:val="0"/>
              <w:spacing w:after="0" w:line="480" w:lineRule="auto"/>
              <w:rPr>
                <w:rFonts w:asciiTheme="majorBidi" w:hAnsiTheme="majorBidi" w:cstheme="majorBidi"/>
                <w:b/>
                <w:bCs/>
                <w:sz w:val="24"/>
                <w:szCs w:val="24"/>
              </w:rPr>
            </w:pPr>
            <w:r w:rsidRPr="00F131F8">
              <w:rPr>
                <w:rFonts w:asciiTheme="majorBidi" w:hAnsiTheme="majorBidi" w:cstheme="majorBidi"/>
                <w:sz w:val="24"/>
                <w:szCs w:val="24"/>
              </w:rPr>
              <w:t>Source of variance</w:t>
            </w:r>
          </w:p>
        </w:tc>
        <w:tc>
          <w:tcPr>
            <w:tcW w:w="576" w:type="dxa"/>
            <w:tcBorders>
              <w:top w:val="single" w:sz="4" w:space="0" w:color="auto"/>
              <w:bottom w:val="single" w:sz="4" w:space="0" w:color="auto"/>
            </w:tcBorders>
            <w:vAlign w:val="center"/>
          </w:tcPr>
          <w:p w:rsidR="00F131F8" w:rsidRPr="00F131F8" w:rsidRDefault="00F131F8" w:rsidP="008D00F6">
            <w:pPr>
              <w:bidi w:val="0"/>
              <w:spacing w:after="0" w:line="480" w:lineRule="auto"/>
              <w:jc w:val="center"/>
              <w:rPr>
                <w:rFonts w:asciiTheme="majorBidi" w:hAnsiTheme="majorBidi" w:cstheme="majorBidi"/>
                <w:sz w:val="24"/>
                <w:szCs w:val="24"/>
              </w:rPr>
            </w:pPr>
            <w:proofErr w:type="spellStart"/>
            <w:r w:rsidRPr="00F131F8">
              <w:rPr>
                <w:rFonts w:asciiTheme="majorBidi" w:hAnsiTheme="majorBidi" w:cstheme="majorBidi"/>
                <w:sz w:val="24"/>
                <w:szCs w:val="24"/>
              </w:rPr>
              <w:t>df</w:t>
            </w:r>
            <w:proofErr w:type="spellEnd"/>
          </w:p>
        </w:tc>
        <w:tc>
          <w:tcPr>
            <w:tcW w:w="1922" w:type="dxa"/>
            <w:tcBorders>
              <w:top w:val="single" w:sz="4" w:space="0" w:color="auto"/>
              <w:bottom w:val="single" w:sz="4" w:space="0" w:color="auto"/>
            </w:tcBorders>
            <w:vAlign w:val="center"/>
          </w:tcPr>
          <w:p w:rsidR="00F131F8" w:rsidRPr="00F131F8" w:rsidRDefault="00F131F8" w:rsidP="008D00F6">
            <w:pPr>
              <w:bidi w:val="0"/>
              <w:spacing w:after="0" w:line="480" w:lineRule="auto"/>
              <w:jc w:val="center"/>
              <w:rPr>
                <w:rFonts w:ascii="Times New Roman" w:hAnsi="Times New Roman" w:cs="Times New Roman"/>
                <w:sz w:val="24"/>
                <w:szCs w:val="24"/>
              </w:rPr>
            </w:pPr>
            <w:r w:rsidRPr="00F131F8">
              <w:rPr>
                <w:rFonts w:ascii="Times New Roman" w:hAnsi="Times New Roman" w:cs="Times New Roman"/>
                <w:sz w:val="24"/>
                <w:szCs w:val="24"/>
              </w:rPr>
              <w:t>No. of days</w:t>
            </w:r>
          </w:p>
          <w:p w:rsidR="00F131F8" w:rsidRPr="00F131F8" w:rsidRDefault="00F131F8" w:rsidP="008D00F6">
            <w:pPr>
              <w:bidi w:val="0"/>
              <w:spacing w:after="0" w:line="480" w:lineRule="auto"/>
              <w:jc w:val="center"/>
              <w:rPr>
                <w:rFonts w:ascii="Times New Roman" w:hAnsi="Times New Roman" w:cs="Times New Roman"/>
                <w:sz w:val="24"/>
                <w:szCs w:val="24"/>
              </w:rPr>
            </w:pPr>
            <w:r w:rsidRPr="00F131F8">
              <w:rPr>
                <w:rFonts w:ascii="Times New Roman" w:hAnsi="Times New Roman" w:cs="Times New Roman"/>
                <w:sz w:val="24"/>
                <w:szCs w:val="24"/>
              </w:rPr>
              <w:t xml:space="preserve"> to  bud </w:t>
            </w:r>
          </w:p>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imes New Roman" w:hAnsi="Times New Roman" w:cs="Times New Roman"/>
                <w:sz w:val="24"/>
                <w:szCs w:val="24"/>
              </w:rPr>
              <w:t>sprouting</w:t>
            </w:r>
          </w:p>
        </w:tc>
        <w:tc>
          <w:tcPr>
            <w:tcW w:w="1440" w:type="dxa"/>
            <w:tcBorders>
              <w:top w:val="single" w:sz="4" w:space="0" w:color="auto"/>
              <w:bottom w:val="single" w:sz="4" w:space="0" w:color="auto"/>
            </w:tcBorders>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imes New Roman" w:hAnsi="Times New Roman" w:cs="Times New Roman"/>
                <w:sz w:val="24"/>
                <w:szCs w:val="24"/>
              </w:rPr>
              <w:t>length of primary shoots(cm)</w:t>
            </w:r>
          </w:p>
        </w:tc>
        <w:tc>
          <w:tcPr>
            <w:tcW w:w="1350" w:type="dxa"/>
            <w:tcBorders>
              <w:top w:val="single" w:sz="4" w:space="0" w:color="auto"/>
              <w:bottom w:val="single" w:sz="4" w:space="0" w:color="auto"/>
            </w:tcBorders>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imes New Roman" w:hAnsi="Times New Roman" w:cs="Times New Roman"/>
                <w:sz w:val="24"/>
                <w:szCs w:val="24"/>
              </w:rPr>
              <w:t>No. of nodes/ shoots</w:t>
            </w:r>
          </w:p>
        </w:tc>
        <w:tc>
          <w:tcPr>
            <w:tcW w:w="1350" w:type="dxa"/>
            <w:tcBorders>
              <w:top w:val="single" w:sz="4" w:space="0" w:color="auto"/>
              <w:bottom w:val="single" w:sz="4" w:space="0" w:color="auto"/>
            </w:tcBorders>
          </w:tcPr>
          <w:p w:rsidR="00F131F8" w:rsidRPr="00F131F8" w:rsidRDefault="00F131F8" w:rsidP="008D00F6">
            <w:pPr>
              <w:bidi w:val="0"/>
              <w:spacing w:after="0" w:line="480" w:lineRule="auto"/>
              <w:jc w:val="center"/>
              <w:rPr>
                <w:rFonts w:ascii="Times New Roman" w:hAnsi="Times New Roman" w:cs="Times New Roman"/>
                <w:sz w:val="24"/>
                <w:szCs w:val="24"/>
              </w:rPr>
            </w:pPr>
            <w:r w:rsidRPr="00F131F8">
              <w:rPr>
                <w:rFonts w:ascii="Times New Roman" w:hAnsi="Times New Roman" w:cs="Times New Roman"/>
                <w:sz w:val="24"/>
                <w:szCs w:val="24"/>
              </w:rPr>
              <w:t>No. of shoots per explants</w:t>
            </w:r>
          </w:p>
        </w:tc>
      </w:tr>
      <w:tr w:rsidR="00F131F8" w:rsidRPr="00F131F8" w:rsidTr="00CC1EEC">
        <w:trPr>
          <w:trHeight w:val="432"/>
          <w:jc w:val="center"/>
        </w:trPr>
        <w:tc>
          <w:tcPr>
            <w:tcW w:w="2517" w:type="dxa"/>
            <w:vAlign w:val="center"/>
          </w:tcPr>
          <w:p w:rsidR="00F131F8" w:rsidRPr="00F131F8" w:rsidRDefault="00F131F8" w:rsidP="008D00F6">
            <w:pPr>
              <w:bidi w:val="0"/>
              <w:spacing w:after="0" w:line="480" w:lineRule="auto"/>
              <w:rPr>
                <w:rFonts w:asciiTheme="majorBidi" w:hAnsiTheme="majorBidi" w:cstheme="majorBidi"/>
                <w:sz w:val="24"/>
                <w:szCs w:val="24"/>
              </w:rPr>
            </w:pPr>
            <w:r w:rsidRPr="00F131F8">
              <w:rPr>
                <w:rFonts w:asciiTheme="majorBidi" w:hAnsiTheme="majorBidi" w:cstheme="majorBidi"/>
                <w:sz w:val="24"/>
                <w:szCs w:val="24"/>
              </w:rPr>
              <w:t xml:space="preserve">Genotype (G) </w:t>
            </w:r>
          </w:p>
        </w:tc>
        <w:tc>
          <w:tcPr>
            <w:tcW w:w="576"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3</w:t>
            </w:r>
          </w:p>
        </w:tc>
        <w:tc>
          <w:tcPr>
            <w:tcW w:w="1922"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146.846**</w:t>
            </w:r>
          </w:p>
        </w:tc>
        <w:tc>
          <w:tcPr>
            <w:tcW w:w="1440"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91.153*</w:t>
            </w:r>
          </w:p>
        </w:tc>
        <w:tc>
          <w:tcPr>
            <w:tcW w:w="1350"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32.714***</w:t>
            </w:r>
          </w:p>
        </w:tc>
        <w:tc>
          <w:tcPr>
            <w:tcW w:w="1350" w:type="dxa"/>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83.704*</w:t>
            </w:r>
          </w:p>
        </w:tc>
      </w:tr>
      <w:tr w:rsidR="00F131F8" w:rsidRPr="00F131F8" w:rsidTr="00CC1EEC">
        <w:trPr>
          <w:trHeight w:val="432"/>
          <w:jc w:val="center"/>
        </w:trPr>
        <w:tc>
          <w:tcPr>
            <w:tcW w:w="2517" w:type="dxa"/>
            <w:vAlign w:val="center"/>
          </w:tcPr>
          <w:p w:rsidR="00F131F8" w:rsidRPr="00F131F8" w:rsidRDefault="00F131F8" w:rsidP="008D00F6">
            <w:pPr>
              <w:bidi w:val="0"/>
              <w:spacing w:after="0" w:line="480" w:lineRule="auto"/>
              <w:rPr>
                <w:rFonts w:asciiTheme="majorBidi" w:hAnsiTheme="majorBidi" w:cstheme="majorBidi"/>
                <w:sz w:val="24"/>
                <w:szCs w:val="24"/>
              </w:rPr>
            </w:pPr>
            <w:r w:rsidRPr="00F131F8">
              <w:rPr>
                <w:rFonts w:asciiTheme="majorBidi" w:hAnsiTheme="majorBidi" w:cstheme="majorBidi"/>
                <w:sz w:val="24"/>
                <w:szCs w:val="24"/>
              </w:rPr>
              <w:t>Growth regulator (RG)</w:t>
            </w:r>
          </w:p>
        </w:tc>
        <w:tc>
          <w:tcPr>
            <w:tcW w:w="576"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15</w:t>
            </w:r>
          </w:p>
        </w:tc>
        <w:tc>
          <w:tcPr>
            <w:tcW w:w="1922" w:type="dxa"/>
            <w:vAlign w:val="center"/>
          </w:tcPr>
          <w:p w:rsidR="00F131F8" w:rsidRPr="00F131F8" w:rsidRDefault="004F60AB" w:rsidP="008D00F6">
            <w:pPr>
              <w:bidi w:val="0"/>
              <w:spacing w:after="0" w:line="480" w:lineRule="auto"/>
              <w:jc w:val="center"/>
              <w:rPr>
                <w:rFonts w:asciiTheme="majorBidi" w:hAnsiTheme="majorBidi" w:cstheme="majorBidi"/>
                <w:sz w:val="24"/>
                <w:szCs w:val="24"/>
              </w:rPr>
            </w:pPr>
            <w:r>
              <w:rPr>
                <w:rFonts w:asciiTheme="majorBidi" w:hAnsiTheme="majorBidi" w:cstheme="majorBidi"/>
                <w:sz w:val="24"/>
                <w:szCs w:val="24"/>
              </w:rPr>
              <w:t>98.252*</w:t>
            </w:r>
          </w:p>
        </w:tc>
        <w:tc>
          <w:tcPr>
            <w:tcW w:w="1440"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5.738***</w:t>
            </w:r>
          </w:p>
        </w:tc>
        <w:tc>
          <w:tcPr>
            <w:tcW w:w="1350"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6.357*</w:t>
            </w:r>
          </w:p>
        </w:tc>
        <w:tc>
          <w:tcPr>
            <w:tcW w:w="1350" w:type="dxa"/>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8.374**</w:t>
            </w:r>
          </w:p>
        </w:tc>
      </w:tr>
      <w:tr w:rsidR="00F131F8" w:rsidRPr="00F131F8" w:rsidTr="00CC1EEC">
        <w:trPr>
          <w:trHeight w:val="432"/>
          <w:jc w:val="center"/>
        </w:trPr>
        <w:tc>
          <w:tcPr>
            <w:tcW w:w="2517" w:type="dxa"/>
            <w:vAlign w:val="center"/>
          </w:tcPr>
          <w:p w:rsidR="00F131F8" w:rsidRPr="00F131F8" w:rsidRDefault="00F131F8" w:rsidP="008D00F6">
            <w:pPr>
              <w:bidi w:val="0"/>
              <w:spacing w:after="0" w:line="480" w:lineRule="auto"/>
              <w:rPr>
                <w:rFonts w:asciiTheme="majorBidi" w:hAnsiTheme="majorBidi" w:cstheme="majorBidi"/>
                <w:sz w:val="24"/>
                <w:szCs w:val="24"/>
              </w:rPr>
            </w:pPr>
            <w:r w:rsidRPr="00F131F8">
              <w:rPr>
                <w:rFonts w:asciiTheme="majorBidi" w:hAnsiTheme="majorBidi" w:cstheme="majorBidi"/>
                <w:sz w:val="24"/>
                <w:szCs w:val="24"/>
              </w:rPr>
              <w:t>G x RG</w:t>
            </w:r>
          </w:p>
        </w:tc>
        <w:tc>
          <w:tcPr>
            <w:tcW w:w="576"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45</w:t>
            </w:r>
          </w:p>
        </w:tc>
        <w:tc>
          <w:tcPr>
            <w:tcW w:w="1922"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16.436*</w:t>
            </w:r>
            <w:r w:rsidR="004F60AB">
              <w:rPr>
                <w:rFonts w:asciiTheme="majorBidi" w:hAnsiTheme="majorBidi" w:cstheme="majorBidi"/>
                <w:sz w:val="24"/>
                <w:szCs w:val="24"/>
              </w:rPr>
              <w:t>*</w:t>
            </w:r>
          </w:p>
        </w:tc>
        <w:tc>
          <w:tcPr>
            <w:tcW w:w="1440"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1.047*</w:t>
            </w:r>
          </w:p>
        </w:tc>
        <w:tc>
          <w:tcPr>
            <w:tcW w:w="1350" w:type="dxa"/>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0.583***</w:t>
            </w:r>
          </w:p>
        </w:tc>
        <w:tc>
          <w:tcPr>
            <w:tcW w:w="1350" w:type="dxa"/>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1.439**</w:t>
            </w:r>
          </w:p>
        </w:tc>
      </w:tr>
      <w:tr w:rsidR="00F131F8" w:rsidRPr="00F131F8" w:rsidTr="00CC1EEC">
        <w:trPr>
          <w:trHeight w:val="432"/>
          <w:jc w:val="center"/>
        </w:trPr>
        <w:tc>
          <w:tcPr>
            <w:tcW w:w="2517" w:type="dxa"/>
            <w:tcBorders>
              <w:bottom w:val="single" w:sz="4" w:space="0" w:color="auto"/>
            </w:tcBorders>
            <w:vAlign w:val="center"/>
          </w:tcPr>
          <w:p w:rsidR="00F131F8" w:rsidRPr="00F131F8" w:rsidRDefault="00F131F8" w:rsidP="008D00F6">
            <w:pPr>
              <w:bidi w:val="0"/>
              <w:spacing w:after="0" w:line="480" w:lineRule="auto"/>
              <w:rPr>
                <w:rFonts w:asciiTheme="majorBidi" w:hAnsiTheme="majorBidi" w:cstheme="majorBidi"/>
                <w:sz w:val="24"/>
                <w:szCs w:val="24"/>
              </w:rPr>
            </w:pPr>
            <w:r w:rsidRPr="00F131F8">
              <w:rPr>
                <w:rFonts w:asciiTheme="majorBidi" w:hAnsiTheme="majorBidi" w:cstheme="majorBidi"/>
                <w:sz w:val="24"/>
                <w:szCs w:val="24"/>
              </w:rPr>
              <w:t>Error</w:t>
            </w:r>
          </w:p>
        </w:tc>
        <w:tc>
          <w:tcPr>
            <w:tcW w:w="576" w:type="dxa"/>
            <w:tcBorders>
              <w:bottom w:val="single" w:sz="4" w:space="0" w:color="auto"/>
            </w:tcBorders>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128</w:t>
            </w:r>
          </w:p>
        </w:tc>
        <w:tc>
          <w:tcPr>
            <w:tcW w:w="1922" w:type="dxa"/>
            <w:tcBorders>
              <w:bottom w:val="single" w:sz="4" w:space="0" w:color="auto"/>
            </w:tcBorders>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1.838</w:t>
            </w:r>
          </w:p>
        </w:tc>
        <w:tc>
          <w:tcPr>
            <w:tcW w:w="1440" w:type="dxa"/>
            <w:tcBorders>
              <w:bottom w:val="single" w:sz="4" w:space="0" w:color="auto"/>
            </w:tcBorders>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0.039</w:t>
            </w:r>
          </w:p>
        </w:tc>
        <w:tc>
          <w:tcPr>
            <w:tcW w:w="1350" w:type="dxa"/>
            <w:tcBorders>
              <w:bottom w:val="single" w:sz="4" w:space="0" w:color="auto"/>
            </w:tcBorders>
            <w:vAlign w:val="center"/>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0.300</w:t>
            </w:r>
          </w:p>
        </w:tc>
        <w:tc>
          <w:tcPr>
            <w:tcW w:w="1350" w:type="dxa"/>
            <w:tcBorders>
              <w:bottom w:val="single" w:sz="4" w:space="0" w:color="auto"/>
            </w:tcBorders>
          </w:tcPr>
          <w:p w:rsidR="00F131F8" w:rsidRPr="00F131F8" w:rsidRDefault="00F131F8" w:rsidP="008D00F6">
            <w:pPr>
              <w:bidi w:val="0"/>
              <w:spacing w:after="0" w:line="480" w:lineRule="auto"/>
              <w:jc w:val="center"/>
              <w:rPr>
                <w:rFonts w:asciiTheme="majorBidi" w:hAnsiTheme="majorBidi" w:cstheme="majorBidi"/>
                <w:sz w:val="24"/>
                <w:szCs w:val="24"/>
              </w:rPr>
            </w:pPr>
            <w:r w:rsidRPr="00F131F8">
              <w:rPr>
                <w:rFonts w:asciiTheme="majorBidi" w:hAnsiTheme="majorBidi" w:cstheme="majorBidi"/>
                <w:sz w:val="24"/>
                <w:szCs w:val="24"/>
              </w:rPr>
              <w:t>0.074</w:t>
            </w:r>
          </w:p>
        </w:tc>
      </w:tr>
    </w:tbl>
    <w:p w:rsidR="00F131F8" w:rsidRPr="00F131F8" w:rsidRDefault="00F131F8" w:rsidP="008D00F6">
      <w:pPr>
        <w:bidi w:val="0"/>
        <w:spacing w:line="480" w:lineRule="auto"/>
        <w:jc w:val="both"/>
        <w:rPr>
          <w:rFonts w:asciiTheme="majorBidi" w:eastAsiaTheme="minorHAnsi" w:hAnsiTheme="majorBidi" w:cstheme="majorBidi"/>
        </w:rPr>
      </w:pPr>
      <w:r w:rsidRPr="00F131F8">
        <w:rPr>
          <w:rFonts w:asciiTheme="majorBidi" w:eastAsiaTheme="minorHAnsi" w:hAnsiTheme="majorBidi" w:cstheme="majorBidi"/>
        </w:rPr>
        <w:t xml:space="preserve">* Significant at P ≤ 0.05, </w:t>
      </w:r>
      <w:proofErr w:type="gramStart"/>
      <w:r w:rsidRPr="00F131F8">
        <w:rPr>
          <w:rFonts w:asciiTheme="majorBidi" w:eastAsiaTheme="minorHAnsi" w:hAnsiTheme="majorBidi" w:cstheme="majorBidi"/>
        </w:rPr>
        <w:t>ANOVA ,</w:t>
      </w:r>
      <w:proofErr w:type="gramEnd"/>
      <w:r w:rsidRPr="00F131F8">
        <w:rPr>
          <w:rFonts w:asciiTheme="majorBidi" w:eastAsiaTheme="minorHAnsi" w:hAnsiTheme="majorBidi" w:cstheme="majorBidi"/>
        </w:rPr>
        <w:t xml:space="preserve">  ** Significant at P ≤ 0.01, ANOVA , ***Significant at P ≤ 0.001, ANOVA</w:t>
      </w:r>
    </w:p>
    <w:p w:rsidR="00F131F8" w:rsidRPr="00F131F8" w:rsidRDefault="00F131F8" w:rsidP="008D00F6">
      <w:pPr>
        <w:bidi w:val="0"/>
        <w:spacing w:line="480" w:lineRule="auto"/>
        <w:rPr>
          <w:ins w:id="2" w:author="Owner" w:date="2014-01-06T13:45:00Z"/>
          <w:rFonts w:asciiTheme="minorHAnsi" w:eastAsiaTheme="minorHAnsi" w:hAnsiTheme="minorHAnsi" w:cstheme="minorBidi"/>
        </w:rPr>
      </w:pPr>
    </w:p>
    <w:p w:rsidR="00CF40B6" w:rsidRPr="005F0676" w:rsidRDefault="00CF40B6" w:rsidP="008D00F6">
      <w:pPr>
        <w:autoSpaceDE w:val="0"/>
        <w:autoSpaceDN w:val="0"/>
        <w:bidi w:val="0"/>
        <w:adjustRightInd w:val="0"/>
        <w:spacing w:after="0" w:line="480" w:lineRule="auto"/>
        <w:ind w:left="518" w:hanging="432"/>
        <w:jc w:val="both"/>
        <w:rPr>
          <w:rFonts w:ascii="Times New Roman" w:hAnsi="Times New Roman" w:cs="Times New Roman"/>
        </w:rPr>
      </w:pPr>
    </w:p>
    <w:p w:rsidR="00CF40B6" w:rsidRPr="00AA07CE" w:rsidRDefault="00CF40B6" w:rsidP="008D00F6">
      <w:pPr>
        <w:autoSpaceDE w:val="0"/>
        <w:autoSpaceDN w:val="0"/>
        <w:bidi w:val="0"/>
        <w:adjustRightInd w:val="0"/>
        <w:spacing w:after="0" w:line="480" w:lineRule="auto"/>
        <w:ind w:left="518" w:hanging="432"/>
        <w:jc w:val="both"/>
        <w:rPr>
          <w:rFonts w:ascii="Times New Roman" w:hAnsi="Times New Roman" w:cs="Times New Roman"/>
          <w:color w:val="FF0000"/>
        </w:rPr>
      </w:pPr>
    </w:p>
    <w:p w:rsidR="00AA591E" w:rsidRDefault="00341943" w:rsidP="008D00F6">
      <w:pPr>
        <w:bidi w:val="0"/>
        <w:spacing w:after="0" w:line="480" w:lineRule="auto"/>
        <w:ind w:left="720" w:hanging="720"/>
        <w:rPr>
          <w:rFonts w:ascii="Times New Roman" w:hAnsi="Times New Roman" w:cs="Times New Roman"/>
          <w:sz w:val="20"/>
          <w:szCs w:val="20"/>
        </w:rPr>
      </w:pPr>
      <w:r>
        <w:rPr>
          <w:rFonts w:ascii="Times New Roman" w:hAnsi="Times New Roman" w:cs="Times New Roman"/>
          <w:sz w:val="20"/>
          <w:szCs w:val="20"/>
        </w:rPr>
        <w:br w:type="page"/>
      </w:r>
      <w:bookmarkStart w:id="3" w:name="OLE_LINK4"/>
    </w:p>
    <w:bookmarkEnd w:id="3"/>
    <w:p w:rsidR="009F4B09" w:rsidRDefault="009F4B09" w:rsidP="008D00F6">
      <w:pPr>
        <w:spacing w:line="480" w:lineRule="auto"/>
      </w:pPr>
      <w:r>
        <w:rPr>
          <w:noProof/>
        </w:rPr>
        <w:lastRenderedPageBreak/>
        <w:drawing>
          <wp:anchor distT="0" distB="0" distL="114300" distR="114300" simplePos="0" relativeHeight="251661312" behindDoc="0" locked="0" layoutInCell="1" allowOverlap="1">
            <wp:simplePos x="0" y="0"/>
            <wp:positionH relativeFrom="column">
              <wp:posOffset>17145</wp:posOffset>
            </wp:positionH>
            <wp:positionV relativeFrom="paragraph">
              <wp:posOffset>4445</wp:posOffset>
            </wp:positionV>
            <wp:extent cx="5438775" cy="6515100"/>
            <wp:effectExtent l="1905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438775" cy="6515100"/>
                    </a:xfrm>
                    <a:prstGeom prst="rect">
                      <a:avLst/>
                    </a:prstGeom>
                    <a:noFill/>
                    <a:ln w="9525">
                      <a:noFill/>
                      <a:miter lim="800000"/>
                      <a:headEnd/>
                      <a:tailEnd/>
                    </a:ln>
                  </pic:spPr>
                </pic:pic>
              </a:graphicData>
            </a:graphic>
          </wp:anchor>
        </w:drawing>
      </w: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9F4B09" w:rsidRDefault="009F4B09" w:rsidP="008D00F6">
      <w:pPr>
        <w:spacing w:line="480" w:lineRule="auto"/>
      </w:pPr>
    </w:p>
    <w:p w:rsidR="00F712FC" w:rsidRDefault="00F712FC" w:rsidP="008D00F6">
      <w:pPr>
        <w:bidi w:val="0"/>
        <w:spacing w:line="480" w:lineRule="auto"/>
        <w:ind w:left="720" w:hanging="720"/>
        <w:rPr>
          <w:rFonts w:ascii="Times New Roman" w:hAnsi="Times New Roman" w:cs="Times New Roman"/>
          <w:sz w:val="24"/>
          <w:szCs w:val="24"/>
        </w:rPr>
      </w:pPr>
    </w:p>
    <w:p w:rsidR="009F4B09" w:rsidRDefault="009F4B09" w:rsidP="00693C94">
      <w:pPr>
        <w:bidi w:val="0"/>
        <w:spacing w:line="480" w:lineRule="auto"/>
        <w:ind w:left="720" w:hanging="720"/>
      </w:pPr>
      <w:r>
        <w:rPr>
          <w:rFonts w:ascii="Times New Roman" w:hAnsi="Times New Roman" w:cs="Times New Roman"/>
          <w:sz w:val="24"/>
          <w:szCs w:val="24"/>
        </w:rPr>
        <w:t>Fig</w:t>
      </w:r>
      <w:r w:rsidR="00693C94">
        <w:rPr>
          <w:rFonts w:ascii="Times New Roman" w:hAnsi="Times New Roman" w:cs="Times New Roman"/>
          <w:sz w:val="24"/>
          <w:szCs w:val="24"/>
        </w:rPr>
        <w:t>-</w:t>
      </w:r>
      <w:r>
        <w:rPr>
          <w:rFonts w:ascii="Times New Roman" w:hAnsi="Times New Roman" w:cs="Times New Roman"/>
          <w:sz w:val="24"/>
          <w:szCs w:val="24"/>
        </w:rPr>
        <w:t xml:space="preserve"> 1</w:t>
      </w:r>
      <w:r w:rsidR="00693C94">
        <w:rPr>
          <w:rFonts w:ascii="Times New Roman" w:hAnsi="Times New Roman" w:cs="Times New Roman"/>
          <w:sz w:val="24"/>
          <w:szCs w:val="24"/>
        </w:rPr>
        <w:t>:</w:t>
      </w:r>
      <w:r>
        <w:rPr>
          <w:rFonts w:ascii="Times New Roman" w:hAnsi="Times New Roman" w:cs="Times New Roman"/>
          <w:sz w:val="24"/>
          <w:szCs w:val="24"/>
        </w:rPr>
        <w:t xml:space="preserve"> </w:t>
      </w:r>
      <w:r w:rsidRPr="008810C0">
        <w:rPr>
          <w:rFonts w:ascii="Times New Roman" w:hAnsi="Times New Roman" w:cs="Times New Roman"/>
          <w:sz w:val="24"/>
          <w:szCs w:val="24"/>
        </w:rPr>
        <w:t xml:space="preserve">Genotypic and growth regulator effects on </w:t>
      </w:r>
      <w:r w:rsidRPr="008810C0">
        <w:rPr>
          <w:rFonts w:ascii="Times New Roman" w:hAnsi="Times New Roman" w:cs="Times New Roman"/>
          <w:i/>
          <w:iCs/>
          <w:sz w:val="24"/>
          <w:szCs w:val="24"/>
        </w:rPr>
        <w:t>in vitro</w:t>
      </w:r>
      <w:r w:rsidRPr="008810C0">
        <w:rPr>
          <w:rFonts w:ascii="Times New Roman" w:hAnsi="Times New Roman" w:cs="Times New Roman"/>
          <w:sz w:val="24"/>
          <w:szCs w:val="24"/>
        </w:rPr>
        <w:t xml:space="preserve"> nodal segments of jojoba</w:t>
      </w:r>
      <w:r>
        <w:rPr>
          <w:rFonts w:ascii="Times New Roman" w:hAnsi="Times New Roman" w:cs="Times New Roman"/>
          <w:sz w:val="24"/>
          <w:szCs w:val="24"/>
        </w:rPr>
        <w:t xml:space="preserve">: A) number </w:t>
      </w:r>
      <w:r w:rsidRPr="00D12CE3">
        <w:rPr>
          <w:rFonts w:ascii="Times New Roman" w:hAnsi="Times New Roman" w:cs="Times New Roman"/>
          <w:sz w:val="24"/>
          <w:szCs w:val="24"/>
        </w:rPr>
        <w:t>days to bud sprouting</w:t>
      </w:r>
      <w:r>
        <w:rPr>
          <w:rFonts w:ascii="Times New Roman" w:hAnsi="Times New Roman" w:cs="Times New Roman"/>
          <w:sz w:val="24"/>
          <w:szCs w:val="24"/>
        </w:rPr>
        <w:t>, B)</w:t>
      </w:r>
      <w:r w:rsidRPr="00CE4722">
        <w:rPr>
          <w:rFonts w:ascii="Times New Roman" w:hAnsi="Times New Roman" w:cs="Times New Roman"/>
          <w:sz w:val="24"/>
          <w:szCs w:val="24"/>
        </w:rPr>
        <w:t xml:space="preserve"> </w:t>
      </w:r>
      <w:r>
        <w:rPr>
          <w:rFonts w:ascii="Times New Roman" w:hAnsi="Times New Roman" w:cs="Times New Roman"/>
          <w:sz w:val="24"/>
          <w:szCs w:val="24"/>
        </w:rPr>
        <w:t xml:space="preserve">length of primary shoots (cm), C) </w:t>
      </w:r>
      <w:r w:rsidRPr="00CE4722">
        <w:rPr>
          <w:rFonts w:ascii="Times New Roman" w:hAnsi="Times New Roman" w:cs="Times New Roman"/>
          <w:sz w:val="24"/>
          <w:szCs w:val="24"/>
        </w:rPr>
        <w:t>number of nodes per shoots</w:t>
      </w:r>
      <w:r>
        <w:rPr>
          <w:rFonts w:ascii="Times New Roman" w:hAnsi="Times New Roman" w:cs="Times New Roman"/>
          <w:sz w:val="24"/>
          <w:szCs w:val="24"/>
        </w:rPr>
        <w:t xml:space="preserve">, and D) </w:t>
      </w:r>
      <w:r w:rsidRPr="00DD0A75">
        <w:rPr>
          <w:rFonts w:ascii="Times New Roman" w:hAnsi="Times New Roman" w:cs="Times New Roman"/>
          <w:sz w:val="24"/>
          <w:szCs w:val="24"/>
        </w:rPr>
        <w:t xml:space="preserve">number of shoots per </w:t>
      </w:r>
      <w:r>
        <w:rPr>
          <w:rFonts w:ascii="Times New Roman" w:hAnsi="Times New Roman" w:cs="Times New Roman"/>
          <w:sz w:val="24"/>
          <w:szCs w:val="24"/>
        </w:rPr>
        <w:t>explants.</w:t>
      </w:r>
    </w:p>
    <w:p w:rsidR="00901C1D" w:rsidRDefault="00901C1D" w:rsidP="008D00F6">
      <w:pPr>
        <w:bidi w:val="0"/>
        <w:spacing w:line="480" w:lineRule="auto"/>
      </w:pPr>
    </w:p>
    <w:tbl>
      <w:tblPr>
        <w:tblStyle w:val="TableGrid"/>
        <w:tblW w:w="102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18"/>
      </w:tblGrid>
      <w:tr w:rsidR="002419A4" w:rsidTr="00E32033">
        <w:trPr>
          <w:trHeight w:val="10935"/>
          <w:jc w:val="center"/>
        </w:trPr>
        <w:tc>
          <w:tcPr>
            <w:tcW w:w="10218" w:type="dxa"/>
          </w:tcPr>
          <w:p w:rsidR="002419A4" w:rsidRDefault="00F712FC" w:rsidP="008D00F6">
            <w:pPr>
              <w:tabs>
                <w:tab w:val="left" w:pos="630"/>
              </w:tabs>
              <w:autoSpaceDE w:val="0"/>
              <w:autoSpaceDN w:val="0"/>
              <w:adjustRightInd w:val="0"/>
              <w:spacing w:line="480" w:lineRule="auto"/>
              <w:ind w:right="476"/>
              <w:jc w:val="center"/>
              <w:rPr>
                <w:rFonts w:ascii="Times New Roman" w:hAnsi="Times New Roman" w:cs="Times New Roman"/>
                <w:b/>
                <w:bCs/>
                <w:sz w:val="20"/>
                <w:szCs w:val="20"/>
              </w:rPr>
            </w:pPr>
            <w:r>
              <w:rPr>
                <w:rFonts w:ascii="Times New Roman" w:hAnsi="Times New Roman" w:cs="Times New Roman"/>
                <w:b/>
                <w:bCs/>
                <w:noProof/>
                <w:sz w:val="20"/>
                <w:szCs w:val="20"/>
                <w:rtl/>
              </w:rPr>
              <w:lastRenderedPageBreak/>
              <w:drawing>
                <wp:anchor distT="0" distB="0" distL="114300" distR="114300" simplePos="0" relativeHeight="251662336" behindDoc="0" locked="0" layoutInCell="1" allowOverlap="1">
                  <wp:simplePos x="0" y="0"/>
                  <wp:positionH relativeFrom="column">
                    <wp:posOffset>700405</wp:posOffset>
                  </wp:positionH>
                  <wp:positionV relativeFrom="paragraph">
                    <wp:posOffset>-1904</wp:posOffset>
                  </wp:positionV>
                  <wp:extent cx="5276850" cy="68199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6850" cy="6819900"/>
                          </a:xfrm>
                          <a:prstGeom prst="rect">
                            <a:avLst/>
                          </a:prstGeom>
                          <a:noFill/>
                          <a:ln w="9525">
                            <a:noFill/>
                            <a:miter lim="800000"/>
                            <a:headEnd/>
                            <a:tailEnd/>
                          </a:ln>
                        </pic:spPr>
                      </pic:pic>
                    </a:graphicData>
                  </a:graphic>
                </wp:anchor>
              </w:drawing>
            </w:r>
          </w:p>
        </w:tc>
      </w:tr>
    </w:tbl>
    <w:p w:rsidR="00884D5B" w:rsidRPr="00341943" w:rsidRDefault="00CE22A8" w:rsidP="00CE22A8">
      <w:pPr>
        <w:tabs>
          <w:tab w:val="left" w:pos="630"/>
        </w:tabs>
        <w:autoSpaceDE w:val="0"/>
        <w:autoSpaceDN w:val="0"/>
        <w:bidi w:val="0"/>
        <w:adjustRightInd w:val="0"/>
        <w:spacing w:after="0" w:line="480" w:lineRule="auto"/>
        <w:ind w:left="432" w:right="-190" w:hanging="432"/>
        <w:jc w:val="both"/>
        <w:rPr>
          <w:rFonts w:ascii="Times New Roman" w:hAnsi="Times New Roman" w:cs="Times New Roman"/>
          <w:sz w:val="20"/>
          <w:szCs w:val="20"/>
        </w:rPr>
      </w:pPr>
      <w:r>
        <w:rPr>
          <w:rFonts w:ascii="Times New Roman" w:hAnsi="Times New Roman" w:cs="Times New Roman"/>
          <w:b/>
          <w:bCs/>
          <w:sz w:val="24"/>
          <w:szCs w:val="24"/>
        </w:rPr>
        <w:t>Fig-</w:t>
      </w:r>
      <w:r w:rsidR="001A003B">
        <w:rPr>
          <w:rFonts w:ascii="Times New Roman" w:hAnsi="Times New Roman" w:cs="Times New Roman"/>
          <w:b/>
          <w:bCs/>
          <w:sz w:val="24"/>
          <w:szCs w:val="24"/>
        </w:rPr>
        <w:t>2</w:t>
      </w:r>
      <w:r w:rsidR="00DD7A32" w:rsidRPr="00AA591E">
        <w:rPr>
          <w:rFonts w:ascii="Times New Roman" w:hAnsi="Times New Roman" w:cs="Times New Roman"/>
          <w:b/>
          <w:bCs/>
          <w:sz w:val="24"/>
          <w:szCs w:val="24"/>
        </w:rPr>
        <w:t xml:space="preserve">: </w:t>
      </w:r>
      <w:r w:rsidR="00640E51" w:rsidRPr="00740685">
        <w:rPr>
          <w:rFonts w:ascii="Times New Roman" w:hAnsi="Times New Roman" w:cs="Times New Roman"/>
          <w:sz w:val="24"/>
          <w:szCs w:val="24"/>
        </w:rPr>
        <w:t>Genotypic</w:t>
      </w:r>
      <w:r w:rsidR="00640E51">
        <w:rPr>
          <w:rFonts w:ascii="Times New Roman" w:hAnsi="Times New Roman" w:cs="Times New Roman"/>
          <w:b/>
          <w:bCs/>
          <w:sz w:val="24"/>
          <w:szCs w:val="24"/>
        </w:rPr>
        <w:t xml:space="preserve"> </w:t>
      </w:r>
      <w:r w:rsidR="00640E51" w:rsidRPr="00640E51">
        <w:rPr>
          <w:rFonts w:ascii="Times New Roman" w:hAnsi="Times New Roman" w:cs="Times New Roman"/>
          <w:sz w:val="24"/>
          <w:szCs w:val="24"/>
        </w:rPr>
        <w:t>and</w:t>
      </w:r>
      <w:r w:rsidR="00640E51">
        <w:rPr>
          <w:rFonts w:ascii="Times New Roman" w:hAnsi="Times New Roman" w:cs="Times New Roman"/>
          <w:b/>
          <w:bCs/>
          <w:sz w:val="24"/>
          <w:szCs w:val="24"/>
        </w:rPr>
        <w:t xml:space="preserve"> </w:t>
      </w:r>
      <w:r w:rsidR="00640E51" w:rsidRPr="00AA591E">
        <w:rPr>
          <w:rFonts w:ascii="Times New Roman" w:hAnsi="Times New Roman" w:cs="Times New Roman"/>
          <w:sz w:val="24"/>
          <w:szCs w:val="24"/>
        </w:rPr>
        <w:t xml:space="preserve">growth regulator </w:t>
      </w:r>
      <w:r w:rsidR="00640E51">
        <w:rPr>
          <w:rFonts w:ascii="Times New Roman" w:hAnsi="Times New Roman" w:cs="Times New Roman"/>
          <w:sz w:val="24"/>
          <w:szCs w:val="24"/>
        </w:rPr>
        <w:t>e</w:t>
      </w:r>
      <w:r w:rsidR="00640E51" w:rsidRPr="00AA591E">
        <w:rPr>
          <w:rFonts w:ascii="Times New Roman" w:hAnsi="Times New Roman" w:cs="Times New Roman"/>
          <w:sz w:val="24"/>
          <w:szCs w:val="24"/>
        </w:rPr>
        <w:t>ffect</w:t>
      </w:r>
      <w:r w:rsidR="00640E51">
        <w:rPr>
          <w:rFonts w:ascii="Times New Roman" w:hAnsi="Times New Roman" w:cs="Times New Roman"/>
          <w:sz w:val="24"/>
          <w:szCs w:val="24"/>
        </w:rPr>
        <w:t>s</w:t>
      </w:r>
      <w:r w:rsidR="00640E51" w:rsidRPr="00AA591E">
        <w:rPr>
          <w:rFonts w:ascii="Times New Roman" w:hAnsi="Times New Roman" w:cs="Times New Roman"/>
          <w:sz w:val="24"/>
          <w:szCs w:val="24"/>
        </w:rPr>
        <w:t xml:space="preserve"> </w:t>
      </w:r>
      <w:r w:rsidR="00DD7A32" w:rsidRPr="00AA591E">
        <w:rPr>
          <w:rFonts w:ascii="Times New Roman" w:hAnsi="Times New Roman" w:cs="Times New Roman"/>
          <w:sz w:val="24"/>
          <w:szCs w:val="24"/>
        </w:rPr>
        <w:t xml:space="preserve">on </w:t>
      </w:r>
      <w:r w:rsidR="00DD7A32" w:rsidRPr="00AA591E">
        <w:rPr>
          <w:rFonts w:ascii="Times New Roman" w:hAnsi="Times New Roman" w:cs="Times New Roman"/>
          <w:i/>
          <w:iCs/>
          <w:sz w:val="24"/>
          <w:szCs w:val="24"/>
        </w:rPr>
        <w:t>in vitro</w:t>
      </w:r>
      <w:r w:rsidR="00DD7A32" w:rsidRPr="00AA591E">
        <w:rPr>
          <w:rFonts w:ascii="Times New Roman" w:hAnsi="Times New Roman" w:cs="Times New Roman"/>
          <w:sz w:val="24"/>
          <w:szCs w:val="24"/>
        </w:rPr>
        <w:t xml:space="preserve"> nodal segments of jojoba</w:t>
      </w:r>
      <w:r w:rsidR="00DD7A32" w:rsidRPr="00AA591E">
        <w:rPr>
          <w:rFonts w:ascii="Times New Roman" w:hAnsi="Times New Roman" w:cs="Times New Roman"/>
          <w:b/>
          <w:bCs/>
          <w:sz w:val="24"/>
          <w:szCs w:val="24"/>
        </w:rPr>
        <w:t xml:space="preserve">: </w:t>
      </w:r>
      <w:r w:rsidR="002419A4" w:rsidRPr="002419A4">
        <w:rPr>
          <w:rFonts w:ascii="Times New Roman" w:hAnsi="Times New Roman" w:cs="Times New Roman"/>
          <w:sz w:val="24"/>
          <w:szCs w:val="24"/>
        </w:rPr>
        <w:t>A</w:t>
      </w:r>
      <w:r w:rsidR="00DD7A32" w:rsidRPr="00AA591E">
        <w:rPr>
          <w:rFonts w:ascii="Times New Roman" w:hAnsi="Times New Roman" w:cs="Times New Roman"/>
          <w:b/>
          <w:bCs/>
          <w:sz w:val="24"/>
          <w:szCs w:val="24"/>
        </w:rPr>
        <w:t xml:space="preserve">) </w:t>
      </w:r>
      <w:r w:rsidR="00DD7A32" w:rsidRPr="00AA591E">
        <w:rPr>
          <w:rFonts w:ascii="Times New Roman" w:hAnsi="Times New Roman" w:cs="Times New Roman"/>
          <w:sz w:val="24"/>
          <w:szCs w:val="24"/>
        </w:rPr>
        <w:t xml:space="preserve">the </w:t>
      </w:r>
      <w:r w:rsidR="00640E51">
        <w:rPr>
          <w:rFonts w:ascii="Times New Roman" w:hAnsi="Times New Roman" w:cs="Times New Roman"/>
          <w:sz w:val="24"/>
          <w:szCs w:val="24"/>
        </w:rPr>
        <w:t>established</w:t>
      </w:r>
      <w:r w:rsidR="00640E51" w:rsidRPr="00AA591E">
        <w:rPr>
          <w:rFonts w:ascii="Times New Roman" w:hAnsi="Times New Roman" w:cs="Times New Roman"/>
          <w:sz w:val="24"/>
          <w:szCs w:val="24"/>
        </w:rPr>
        <w:t xml:space="preserve"> </w:t>
      </w:r>
      <w:r w:rsidR="00DD7A32" w:rsidRPr="00AA591E">
        <w:rPr>
          <w:rFonts w:ascii="Times New Roman" w:hAnsi="Times New Roman" w:cs="Times New Roman"/>
          <w:sz w:val="24"/>
          <w:szCs w:val="24"/>
        </w:rPr>
        <w:t xml:space="preserve">one year branches on </w:t>
      </w:r>
      <w:r w:rsidR="00640E51">
        <w:rPr>
          <w:rFonts w:ascii="Times New Roman" w:hAnsi="Times New Roman" w:cs="Times New Roman"/>
          <w:sz w:val="24"/>
          <w:szCs w:val="24"/>
        </w:rPr>
        <w:t xml:space="preserve">the </w:t>
      </w:r>
      <w:r w:rsidR="00DD7A32" w:rsidRPr="00AA591E">
        <w:rPr>
          <w:rFonts w:ascii="Times New Roman" w:hAnsi="Times New Roman" w:cs="Times New Roman"/>
          <w:sz w:val="24"/>
          <w:szCs w:val="24"/>
        </w:rPr>
        <w:t xml:space="preserve">5 years old jojoba </w:t>
      </w:r>
      <w:r w:rsidR="00640E51">
        <w:rPr>
          <w:rFonts w:ascii="Times New Roman" w:hAnsi="Times New Roman" w:cs="Times New Roman"/>
          <w:sz w:val="24"/>
          <w:szCs w:val="24"/>
        </w:rPr>
        <w:t>plants</w:t>
      </w:r>
      <w:r w:rsidR="00DD7A32" w:rsidRPr="00AA591E">
        <w:rPr>
          <w:rFonts w:ascii="Times New Roman" w:hAnsi="Times New Roman" w:cs="Times New Roman"/>
          <w:sz w:val="24"/>
          <w:szCs w:val="24"/>
        </w:rPr>
        <w:t xml:space="preserve">, </w:t>
      </w:r>
      <w:r w:rsidR="002419A4">
        <w:rPr>
          <w:rFonts w:ascii="Times New Roman" w:hAnsi="Times New Roman" w:cs="Times New Roman"/>
          <w:sz w:val="24"/>
          <w:szCs w:val="24"/>
        </w:rPr>
        <w:t>B</w:t>
      </w:r>
      <w:r w:rsidR="00DD7A32" w:rsidRPr="00AA591E">
        <w:rPr>
          <w:rFonts w:ascii="Times New Roman" w:hAnsi="Times New Roman" w:cs="Times New Roman"/>
          <w:sz w:val="24"/>
          <w:szCs w:val="24"/>
        </w:rPr>
        <w:t xml:space="preserve">) and </w:t>
      </w:r>
      <w:r w:rsidR="002419A4">
        <w:rPr>
          <w:rFonts w:ascii="Times New Roman" w:hAnsi="Times New Roman" w:cs="Times New Roman"/>
          <w:sz w:val="24"/>
          <w:szCs w:val="24"/>
        </w:rPr>
        <w:t>C</w:t>
      </w:r>
      <w:r w:rsidR="00DD7A32" w:rsidRPr="00AA591E">
        <w:rPr>
          <w:rFonts w:ascii="Times New Roman" w:hAnsi="Times New Roman" w:cs="Times New Roman"/>
          <w:sz w:val="24"/>
          <w:szCs w:val="24"/>
        </w:rPr>
        <w:t>) four-weeks old 1-2cm nodal  segment culture</w:t>
      </w:r>
      <w:r w:rsidR="00640E51">
        <w:rPr>
          <w:rFonts w:ascii="Times New Roman" w:hAnsi="Times New Roman" w:cs="Times New Roman"/>
          <w:sz w:val="24"/>
          <w:szCs w:val="24"/>
        </w:rPr>
        <w:t>d</w:t>
      </w:r>
      <w:r w:rsidR="00DD7A32" w:rsidRPr="00AA591E">
        <w:rPr>
          <w:rFonts w:ascii="Times New Roman" w:hAnsi="Times New Roman" w:cs="Times New Roman"/>
          <w:sz w:val="24"/>
          <w:szCs w:val="24"/>
        </w:rPr>
        <w:t xml:space="preserve"> on MS</w:t>
      </w:r>
      <w:r w:rsidR="00640E51">
        <w:rPr>
          <w:rFonts w:ascii="Times New Roman" w:hAnsi="Times New Roman" w:cs="Times New Roman"/>
          <w:sz w:val="24"/>
          <w:szCs w:val="24"/>
        </w:rPr>
        <w:t xml:space="preserve"> </w:t>
      </w:r>
      <w:r w:rsidR="00F712FC">
        <w:rPr>
          <w:rFonts w:ascii="Times New Roman" w:hAnsi="Times New Roman" w:cs="Times New Roman"/>
          <w:sz w:val="24"/>
          <w:szCs w:val="24"/>
        </w:rPr>
        <w:t>supplemented</w:t>
      </w:r>
      <w:r w:rsidR="00640E51">
        <w:rPr>
          <w:rFonts w:ascii="Times New Roman" w:hAnsi="Times New Roman" w:cs="Times New Roman"/>
          <w:sz w:val="24"/>
          <w:szCs w:val="24"/>
        </w:rPr>
        <w:t xml:space="preserve"> with</w:t>
      </w:r>
      <w:r w:rsidR="00640E51" w:rsidRPr="00AA591E">
        <w:rPr>
          <w:rFonts w:ascii="Times New Roman" w:hAnsi="Times New Roman" w:cs="Times New Roman"/>
          <w:sz w:val="24"/>
          <w:szCs w:val="24"/>
        </w:rPr>
        <w:t xml:space="preserve">5 µM </w:t>
      </w:r>
      <w:r w:rsidR="00DD7A32" w:rsidRPr="00AA591E">
        <w:rPr>
          <w:rFonts w:ascii="Times New Roman" w:hAnsi="Times New Roman" w:cs="Times New Roman"/>
          <w:sz w:val="24"/>
          <w:szCs w:val="24"/>
        </w:rPr>
        <w:t xml:space="preserve">BAP + </w:t>
      </w:r>
      <w:r w:rsidR="00640E51" w:rsidRPr="00AA591E">
        <w:rPr>
          <w:rFonts w:ascii="Times New Roman" w:hAnsi="Times New Roman" w:cs="Times New Roman"/>
          <w:sz w:val="24"/>
          <w:szCs w:val="24"/>
        </w:rPr>
        <w:t xml:space="preserve">10 µM </w:t>
      </w:r>
      <w:r w:rsidR="00F712FC">
        <w:rPr>
          <w:rFonts w:ascii="Times New Roman" w:hAnsi="Times New Roman" w:cs="Times New Roman"/>
          <w:sz w:val="24"/>
          <w:szCs w:val="24"/>
        </w:rPr>
        <w:t>IAA, D</w:t>
      </w:r>
      <w:r w:rsidR="00DD7A32" w:rsidRPr="00AA591E">
        <w:rPr>
          <w:rFonts w:ascii="Times New Roman" w:hAnsi="Times New Roman" w:cs="Times New Roman"/>
          <w:sz w:val="24"/>
          <w:szCs w:val="24"/>
        </w:rPr>
        <w:t xml:space="preserve">) </w:t>
      </w:r>
      <w:r w:rsidR="002419A4" w:rsidRPr="00AA591E">
        <w:rPr>
          <w:rFonts w:ascii="Times New Roman" w:hAnsi="Times New Roman" w:cs="Times New Roman"/>
          <w:sz w:val="24"/>
          <w:szCs w:val="24"/>
        </w:rPr>
        <w:t>shoot elongation</w:t>
      </w:r>
      <w:r w:rsidR="00DD7A32" w:rsidRPr="00AA591E">
        <w:rPr>
          <w:rFonts w:ascii="Times New Roman" w:hAnsi="Times New Roman" w:cs="Times New Roman"/>
          <w:sz w:val="24"/>
          <w:szCs w:val="24"/>
        </w:rPr>
        <w:t xml:space="preserve">, and </w:t>
      </w:r>
      <w:r w:rsidR="00F712FC">
        <w:rPr>
          <w:rFonts w:ascii="Times New Roman" w:hAnsi="Times New Roman" w:cs="Times New Roman"/>
          <w:sz w:val="24"/>
          <w:szCs w:val="24"/>
        </w:rPr>
        <w:t>E-</w:t>
      </w:r>
      <w:r w:rsidR="002419A4">
        <w:rPr>
          <w:rFonts w:ascii="Times New Roman" w:hAnsi="Times New Roman" w:cs="Times New Roman"/>
          <w:sz w:val="24"/>
          <w:szCs w:val="24"/>
        </w:rPr>
        <w:t>F</w:t>
      </w:r>
      <w:r w:rsidR="00DD7A32" w:rsidRPr="00AA591E">
        <w:rPr>
          <w:rFonts w:ascii="Times New Roman" w:hAnsi="Times New Roman" w:cs="Times New Roman"/>
          <w:sz w:val="24"/>
          <w:szCs w:val="24"/>
        </w:rPr>
        <w:t xml:space="preserve">) </w:t>
      </w:r>
      <w:r w:rsidR="002419A4" w:rsidRPr="00AA591E">
        <w:rPr>
          <w:rFonts w:ascii="Times New Roman" w:hAnsi="Times New Roman" w:cs="Times New Roman"/>
          <w:sz w:val="24"/>
          <w:szCs w:val="24"/>
        </w:rPr>
        <w:t>shoot multiplication</w:t>
      </w:r>
      <w:r w:rsidR="00DD7A32" w:rsidRPr="00AA591E">
        <w:rPr>
          <w:rFonts w:ascii="Times New Roman" w:hAnsi="Times New Roman" w:cs="Times New Roman"/>
          <w:sz w:val="24"/>
          <w:szCs w:val="24"/>
        </w:rPr>
        <w:t xml:space="preserve">. </w:t>
      </w:r>
      <w:r w:rsidR="00A7129E" w:rsidRPr="00592089">
        <w:rPr>
          <w:rFonts w:ascii="Times New Roman" w:hAnsi="Times New Roman" w:cs="Times New Roman"/>
          <w:sz w:val="20"/>
          <w:szCs w:val="20"/>
        </w:rPr>
        <w:t xml:space="preserve"> </w:t>
      </w:r>
    </w:p>
    <w:sectPr w:rsidR="00884D5B" w:rsidRPr="00341943" w:rsidSect="00252561">
      <w:headerReference w:type="default" r:id="rId19"/>
      <w:footerReference w:type="default" r:id="rId20"/>
      <w:type w:val="continuous"/>
      <w:pgSz w:w="11906" w:h="16838"/>
      <w:pgMar w:top="1728" w:right="1728" w:bottom="1728" w:left="1728" w:header="706" w:footer="706" w:gutter="0"/>
      <w:cols w:space="708"/>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18D0" w:rsidRDefault="00FC18D0" w:rsidP="006E00D2">
      <w:pPr>
        <w:spacing w:after="0" w:line="240" w:lineRule="auto"/>
      </w:pPr>
      <w:r>
        <w:separator/>
      </w:r>
    </w:p>
  </w:endnote>
  <w:endnote w:type="continuationSeparator" w:id="0">
    <w:p w:rsidR="00FC18D0" w:rsidRDefault="00FC18D0" w:rsidP="006E00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36559818"/>
      <w:docPartObj>
        <w:docPartGallery w:val="Page Numbers (Bottom of Page)"/>
        <w:docPartUnique/>
      </w:docPartObj>
    </w:sdtPr>
    <w:sdtContent>
      <w:p w:rsidR="00E32033" w:rsidRDefault="00EB327C">
        <w:pPr>
          <w:pStyle w:val="Footer"/>
          <w:jc w:val="center"/>
        </w:pPr>
        <w:fldSimple w:instr=" PAGE   \* MERGEFORMAT ">
          <w:r w:rsidR="00131105">
            <w:rPr>
              <w:noProof/>
              <w:rtl/>
            </w:rPr>
            <w:t>2</w:t>
          </w:r>
        </w:fldSimple>
      </w:p>
    </w:sdtContent>
  </w:sdt>
  <w:p w:rsidR="00E32033" w:rsidRDefault="00E320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18D0" w:rsidRDefault="00FC18D0" w:rsidP="006E00D2">
      <w:pPr>
        <w:spacing w:after="0" w:line="240" w:lineRule="auto"/>
      </w:pPr>
      <w:r>
        <w:separator/>
      </w:r>
    </w:p>
  </w:footnote>
  <w:footnote w:type="continuationSeparator" w:id="0">
    <w:p w:rsidR="00FC18D0" w:rsidRDefault="00FC18D0" w:rsidP="006E00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033" w:rsidRDefault="00E32033" w:rsidP="009E24D1">
    <w:pPr>
      <w:pStyle w:val="Header"/>
      <w:jc w:val="center"/>
    </w:pPr>
  </w:p>
  <w:p w:rsidR="00E32033" w:rsidRDefault="00E3203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52A0"/>
    <w:multiLevelType w:val="hybridMultilevel"/>
    <w:tmpl w:val="D93EDE3C"/>
    <w:lvl w:ilvl="0" w:tplc="BB80D17A">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4F7A5371"/>
    <w:multiLevelType w:val="hybridMultilevel"/>
    <w:tmpl w:val="39A27F80"/>
    <w:lvl w:ilvl="0" w:tplc="D138E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102163"/>
    <w:multiLevelType w:val="hybridMultilevel"/>
    <w:tmpl w:val="AC0CC186"/>
    <w:lvl w:ilvl="0" w:tplc="77D6E8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933896"/>
    <w:multiLevelType w:val="hybridMultilevel"/>
    <w:tmpl w:val="8C10E076"/>
    <w:lvl w:ilvl="0" w:tplc="5372C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55DDD"/>
    <w:rsid w:val="000126F3"/>
    <w:rsid w:val="000149FD"/>
    <w:rsid w:val="000153E6"/>
    <w:rsid w:val="0002011F"/>
    <w:rsid w:val="000248EB"/>
    <w:rsid w:val="000255A3"/>
    <w:rsid w:val="00031380"/>
    <w:rsid w:val="000468DF"/>
    <w:rsid w:val="000476B5"/>
    <w:rsid w:val="000564B8"/>
    <w:rsid w:val="00056717"/>
    <w:rsid w:val="00067B13"/>
    <w:rsid w:val="000715C8"/>
    <w:rsid w:val="000717B4"/>
    <w:rsid w:val="000717E6"/>
    <w:rsid w:val="000771D2"/>
    <w:rsid w:val="00083225"/>
    <w:rsid w:val="0009027E"/>
    <w:rsid w:val="000927A4"/>
    <w:rsid w:val="000952C2"/>
    <w:rsid w:val="00096741"/>
    <w:rsid w:val="000A1088"/>
    <w:rsid w:val="000A4E7A"/>
    <w:rsid w:val="000B4422"/>
    <w:rsid w:val="000B4E4F"/>
    <w:rsid w:val="000D154A"/>
    <w:rsid w:val="000D5B2F"/>
    <w:rsid w:val="000D5B93"/>
    <w:rsid w:val="000D6E46"/>
    <w:rsid w:val="000E1BE6"/>
    <w:rsid w:val="0010260F"/>
    <w:rsid w:val="00111131"/>
    <w:rsid w:val="00111BBA"/>
    <w:rsid w:val="001134A4"/>
    <w:rsid w:val="0011360D"/>
    <w:rsid w:val="0011472A"/>
    <w:rsid w:val="00131105"/>
    <w:rsid w:val="001335F6"/>
    <w:rsid w:val="00134B1D"/>
    <w:rsid w:val="00136766"/>
    <w:rsid w:val="00145E41"/>
    <w:rsid w:val="00152636"/>
    <w:rsid w:val="00155082"/>
    <w:rsid w:val="00157BF3"/>
    <w:rsid w:val="00161FB1"/>
    <w:rsid w:val="00164839"/>
    <w:rsid w:val="00166A9C"/>
    <w:rsid w:val="00171335"/>
    <w:rsid w:val="00182A60"/>
    <w:rsid w:val="001861B6"/>
    <w:rsid w:val="001A003B"/>
    <w:rsid w:val="001A135D"/>
    <w:rsid w:val="001C187E"/>
    <w:rsid w:val="001C4EE9"/>
    <w:rsid w:val="001E0B5B"/>
    <w:rsid w:val="001E47ED"/>
    <w:rsid w:val="001F4818"/>
    <w:rsid w:val="001F5D57"/>
    <w:rsid w:val="002011AA"/>
    <w:rsid w:val="00204B4D"/>
    <w:rsid w:val="00205849"/>
    <w:rsid w:val="00207770"/>
    <w:rsid w:val="00212E2D"/>
    <w:rsid w:val="002168AF"/>
    <w:rsid w:val="00223540"/>
    <w:rsid w:val="0023182B"/>
    <w:rsid w:val="002419A4"/>
    <w:rsid w:val="00247B8A"/>
    <w:rsid w:val="00247D46"/>
    <w:rsid w:val="00252561"/>
    <w:rsid w:val="0028302B"/>
    <w:rsid w:val="00284550"/>
    <w:rsid w:val="00291CA4"/>
    <w:rsid w:val="00295127"/>
    <w:rsid w:val="002A13C7"/>
    <w:rsid w:val="002B2CA4"/>
    <w:rsid w:val="002C0E27"/>
    <w:rsid w:val="002C5ECF"/>
    <w:rsid w:val="002C71B5"/>
    <w:rsid w:val="002D23B5"/>
    <w:rsid w:val="002D5CD2"/>
    <w:rsid w:val="002E2CBC"/>
    <w:rsid w:val="0031280A"/>
    <w:rsid w:val="00315B0A"/>
    <w:rsid w:val="00317843"/>
    <w:rsid w:val="00324E77"/>
    <w:rsid w:val="003326BC"/>
    <w:rsid w:val="00334CF6"/>
    <w:rsid w:val="00335634"/>
    <w:rsid w:val="003403DF"/>
    <w:rsid w:val="00341943"/>
    <w:rsid w:val="00345549"/>
    <w:rsid w:val="00375633"/>
    <w:rsid w:val="003768F1"/>
    <w:rsid w:val="00384800"/>
    <w:rsid w:val="003965D8"/>
    <w:rsid w:val="00397794"/>
    <w:rsid w:val="003C1DD8"/>
    <w:rsid w:val="003C23EE"/>
    <w:rsid w:val="003C3C32"/>
    <w:rsid w:val="003D4C40"/>
    <w:rsid w:val="003E409F"/>
    <w:rsid w:val="003E6583"/>
    <w:rsid w:val="003F54C8"/>
    <w:rsid w:val="00402A9A"/>
    <w:rsid w:val="0041490B"/>
    <w:rsid w:val="0041789E"/>
    <w:rsid w:val="004276D0"/>
    <w:rsid w:val="00456178"/>
    <w:rsid w:val="00460A77"/>
    <w:rsid w:val="00461FFB"/>
    <w:rsid w:val="00462704"/>
    <w:rsid w:val="004640AB"/>
    <w:rsid w:val="004673DB"/>
    <w:rsid w:val="00471252"/>
    <w:rsid w:val="00472E8F"/>
    <w:rsid w:val="0047394B"/>
    <w:rsid w:val="00475829"/>
    <w:rsid w:val="00476F53"/>
    <w:rsid w:val="00477328"/>
    <w:rsid w:val="004800E1"/>
    <w:rsid w:val="00483863"/>
    <w:rsid w:val="00493432"/>
    <w:rsid w:val="0049382D"/>
    <w:rsid w:val="00496B74"/>
    <w:rsid w:val="004C20A2"/>
    <w:rsid w:val="004D31BE"/>
    <w:rsid w:val="004E162E"/>
    <w:rsid w:val="004E1DA5"/>
    <w:rsid w:val="004E7E17"/>
    <w:rsid w:val="004F5418"/>
    <w:rsid w:val="004F60AB"/>
    <w:rsid w:val="004F616B"/>
    <w:rsid w:val="00504F6B"/>
    <w:rsid w:val="0050685B"/>
    <w:rsid w:val="00507581"/>
    <w:rsid w:val="00531CFC"/>
    <w:rsid w:val="00534912"/>
    <w:rsid w:val="00540959"/>
    <w:rsid w:val="00553173"/>
    <w:rsid w:val="0055620B"/>
    <w:rsid w:val="005638A8"/>
    <w:rsid w:val="0056470A"/>
    <w:rsid w:val="00575813"/>
    <w:rsid w:val="00575A46"/>
    <w:rsid w:val="00577193"/>
    <w:rsid w:val="00577977"/>
    <w:rsid w:val="00577984"/>
    <w:rsid w:val="005909C4"/>
    <w:rsid w:val="00592089"/>
    <w:rsid w:val="005970C1"/>
    <w:rsid w:val="005A58BF"/>
    <w:rsid w:val="005B4FFC"/>
    <w:rsid w:val="005C21B3"/>
    <w:rsid w:val="005C3CC5"/>
    <w:rsid w:val="005C5D82"/>
    <w:rsid w:val="005D113B"/>
    <w:rsid w:val="005D7D14"/>
    <w:rsid w:val="005E0510"/>
    <w:rsid w:val="005E34B6"/>
    <w:rsid w:val="005E5721"/>
    <w:rsid w:val="005E6836"/>
    <w:rsid w:val="005F0676"/>
    <w:rsid w:val="006052D1"/>
    <w:rsid w:val="00612654"/>
    <w:rsid w:val="006176C6"/>
    <w:rsid w:val="00631C70"/>
    <w:rsid w:val="00640E51"/>
    <w:rsid w:val="00655DDD"/>
    <w:rsid w:val="00657BFA"/>
    <w:rsid w:val="006647E4"/>
    <w:rsid w:val="00665075"/>
    <w:rsid w:val="00665CA4"/>
    <w:rsid w:val="00673AFD"/>
    <w:rsid w:val="00693C94"/>
    <w:rsid w:val="00695CF2"/>
    <w:rsid w:val="006A4EFE"/>
    <w:rsid w:val="006B00AE"/>
    <w:rsid w:val="006B0D20"/>
    <w:rsid w:val="006B221B"/>
    <w:rsid w:val="006B2291"/>
    <w:rsid w:val="006B5F42"/>
    <w:rsid w:val="006C57D8"/>
    <w:rsid w:val="006D0EE0"/>
    <w:rsid w:val="006D3157"/>
    <w:rsid w:val="006E00D2"/>
    <w:rsid w:val="006F0A18"/>
    <w:rsid w:val="006F35FB"/>
    <w:rsid w:val="0070201E"/>
    <w:rsid w:val="00711B31"/>
    <w:rsid w:val="00717225"/>
    <w:rsid w:val="00724A5D"/>
    <w:rsid w:val="00725747"/>
    <w:rsid w:val="007265F6"/>
    <w:rsid w:val="0073398E"/>
    <w:rsid w:val="00734126"/>
    <w:rsid w:val="00740685"/>
    <w:rsid w:val="00754776"/>
    <w:rsid w:val="007559C2"/>
    <w:rsid w:val="007568B2"/>
    <w:rsid w:val="00762555"/>
    <w:rsid w:val="007772C3"/>
    <w:rsid w:val="007875D3"/>
    <w:rsid w:val="00790948"/>
    <w:rsid w:val="007932EA"/>
    <w:rsid w:val="00796637"/>
    <w:rsid w:val="007A231A"/>
    <w:rsid w:val="007A4944"/>
    <w:rsid w:val="007A59DF"/>
    <w:rsid w:val="007B4F38"/>
    <w:rsid w:val="007C3FEE"/>
    <w:rsid w:val="007D119C"/>
    <w:rsid w:val="007D160B"/>
    <w:rsid w:val="007D1EBA"/>
    <w:rsid w:val="007D2E90"/>
    <w:rsid w:val="007E0790"/>
    <w:rsid w:val="007E2ECC"/>
    <w:rsid w:val="007E4AC2"/>
    <w:rsid w:val="007E6AD7"/>
    <w:rsid w:val="007E6E74"/>
    <w:rsid w:val="007F2391"/>
    <w:rsid w:val="007F4950"/>
    <w:rsid w:val="00800F62"/>
    <w:rsid w:val="00810D2C"/>
    <w:rsid w:val="0081411F"/>
    <w:rsid w:val="00814B2C"/>
    <w:rsid w:val="0081723C"/>
    <w:rsid w:val="008179A4"/>
    <w:rsid w:val="00830940"/>
    <w:rsid w:val="00833151"/>
    <w:rsid w:val="008351A4"/>
    <w:rsid w:val="0084034C"/>
    <w:rsid w:val="008415AE"/>
    <w:rsid w:val="00842427"/>
    <w:rsid w:val="0085164F"/>
    <w:rsid w:val="008616EC"/>
    <w:rsid w:val="00866EB9"/>
    <w:rsid w:val="0087294A"/>
    <w:rsid w:val="00874DBD"/>
    <w:rsid w:val="00875D96"/>
    <w:rsid w:val="00876173"/>
    <w:rsid w:val="00876936"/>
    <w:rsid w:val="008810C0"/>
    <w:rsid w:val="00881C1A"/>
    <w:rsid w:val="00881CC4"/>
    <w:rsid w:val="00884D5B"/>
    <w:rsid w:val="00886034"/>
    <w:rsid w:val="00886081"/>
    <w:rsid w:val="00886D5A"/>
    <w:rsid w:val="008B110A"/>
    <w:rsid w:val="008B4CF0"/>
    <w:rsid w:val="008B6043"/>
    <w:rsid w:val="008C1C11"/>
    <w:rsid w:val="008C1DF5"/>
    <w:rsid w:val="008C2A71"/>
    <w:rsid w:val="008D00F6"/>
    <w:rsid w:val="008D0196"/>
    <w:rsid w:val="008D716C"/>
    <w:rsid w:val="008F1D94"/>
    <w:rsid w:val="008F4549"/>
    <w:rsid w:val="00901C1D"/>
    <w:rsid w:val="009022E4"/>
    <w:rsid w:val="009025AA"/>
    <w:rsid w:val="00902E2C"/>
    <w:rsid w:val="00907037"/>
    <w:rsid w:val="00907CBE"/>
    <w:rsid w:val="009265EA"/>
    <w:rsid w:val="009335BC"/>
    <w:rsid w:val="00936E1E"/>
    <w:rsid w:val="009407A2"/>
    <w:rsid w:val="009439A3"/>
    <w:rsid w:val="00945B1D"/>
    <w:rsid w:val="00946307"/>
    <w:rsid w:val="00954633"/>
    <w:rsid w:val="00964CFB"/>
    <w:rsid w:val="00974164"/>
    <w:rsid w:val="0097494F"/>
    <w:rsid w:val="00981836"/>
    <w:rsid w:val="009841FE"/>
    <w:rsid w:val="00990EE7"/>
    <w:rsid w:val="00991608"/>
    <w:rsid w:val="009A34AF"/>
    <w:rsid w:val="009A414E"/>
    <w:rsid w:val="009B2494"/>
    <w:rsid w:val="009B46E8"/>
    <w:rsid w:val="009C160B"/>
    <w:rsid w:val="009C4FE1"/>
    <w:rsid w:val="009C551D"/>
    <w:rsid w:val="009D1FBC"/>
    <w:rsid w:val="009D23E1"/>
    <w:rsid w:val="009D46DA"/>
    <w:rsid w:val="009E24D1"/>
    <w:rsid w:val="009F270E"/>
    <w:rsid w:val="009F4B09"/>
    <w:rsid w:val="00A045E5"/>
    <w:rsid w:val="00A3380C"/>
    <w:rsid w:val="00A34FE7"/>
    <w:rsid w:val="00A36DBE"/>
    <w:rsid w:val="00A37825"/>
    <w:rsid w:val="00A41D1C"/>
    <w:rsid w:val="00A42080"/>
    <w:rsid w:val="00A50AF6"/>
    <w:rsid w:val="00A55D9B"/>
    <w:rsid w:val="00A577A8"/>
    <w:rsid w:val="00A57C47"/>
    <w:rsid w:val="00A60E89"/>
    <w:rsid w:val="00A6344D"/>
    <w:rsid w:val="00A7129E"/>
    <w:rsid w:val="00A7352B"/>
    <w:rsid w:val="00A77469"/>
    <w:rsid w:val="00A9219B"/>
    <w:rsid w:val="00A93A87"/>
    <w:rsid w:val="00A943F8"/>
    <w:rsid w:val="00A94C3E"/>
    <w:rsid w:val="00A94CCA"/>
    <w:rsid w:val="00AA07CE"/>
    <w:rsid w:val="00AA2525"/>
    <w:rsid w:val="00AA2F99"/>
    <w:rsid w:val="00AA56B9"/>
    <w:rsid w:val="00AA591E"/>
    <w:rsid w:val="00AB30A2"/>
    <w:rsid w:val="00AB34EC"/>
    <w:rsid w:val="00AC3CB0"/>
    <w:rsid w:val="00AD1931"/>
    <w:rsid w:val="00AD53B9"/>
    <w:rsid w:val="00AF2362"/>
    <w:rsid w:val="00AF3604"/>
    <w:rsid w:val="00AF6D76"/>
    <w:rsid w:val="00B01EB1"/>
    <w:rsid w:val="00B0295C"/>
    <w:rsid w:val="00B029B1"/>
    <w:rsid w:val="00B0385A"/>
    <w:rsid w:val="00B06733"/>
    <w:rsid w:val="00B071E7"/>
    <w:rsid w:val="00B07A00"/>
    <w:rsid w:val="00B1244F"/>
    <w:rsid w:val="00B164BA"/>
    <w:rsid w:val="00B24DD7"/>
    <w:rsid w:val="00B4467F"/>
    <w:rsid w:val="00B74D3A"/>
    <w:rsid w:val="00B76A69"/>
    <w:rsid w:val="00B84D1B"/>
    <w:rsid w:val="00B942DF"/>
    <w:rsid w:val="00BA0887"/>
    <w:rsid w:val="00BA54FF"/>
    <w:rsid w:val="00BB07C1"/>
    <w:rsid w:val="00BB2007"/>
    <w:rsid w:val="00BB60A1"/>
    <w:rsid w:val="00BD1731"/>
    <w:rsid w:val="00BD24DD"/>
    <w:rsid w:val="00BD36BF"/>
    <w:rsid w:val="00BE5822"/>
    <w:rsid w:val="00BF02FD"/>
    <w:rsid w:val="00BF1DBB"/>
    <w:rsid w:val="00C0343D"/>
    <w:rsid w:val="00C0366D"/>
    <w:rsid w:val="00C07263"/>
    <w:rsid w:val="00C1288F"/>
    <w:rsid w:val="00C1447C"/>
    <w:rsid w:val="00C17A3B"/>
    <w:rsid w:val="00C22246"/>
    <w:rsid w:val="00C265AF"/>
    <w:rsid w:val="00C31001"/>
    <w:rsid w:val="00C35A4E"/>
    <w:rsid w:val="00C43BB8"/>
    <w:rsid w:val="00C44AB6"/>
    <w:rsid w:val="00C54804"/>
    <w:rsid w:val="00C61187"/>
    <w:rsid w:val="00C62F42"/>
    <w:rsid w:val="00C714E9"/>
    <w:rsid w:val="00C74E60"/>
    <w:rsid w:val="00C77048"/>
    <w:rsid w:val="00C96167"/>
    <w:rsid w:val="00CA14A6"/>
    <w:rsid w:val="00CA5754"/>
    <w:rsid w:val="00CB06AF"/>
    <w:rsid w:val="00CB5D78"/>
    <w:rsid w:val="00CC4867"/>
    <w:rsid w:val="00CE1ED3"/>
    <w:rsid w:val="00CE22A8"/>
    <w:rsid w:val="00CE3C8D"/>
    <w:rsid w:val="00CE4EC3"/>
    <w:rsid w:val="00CF2E90"/>
    <w:rsid w:val="00CF40B6"/>
    <w:rsid w:val="00CF4984"/>
    <w:rsid w:val="00D00148"/>
    <w:rsid w:val="00D051AC"/>
    <w:rsid w:val="00D12CE3"/>
    <w:rsid w:val="00D15F78"/>
    <w:rsid w:val="00D206E8"/>
    <w:rsid w:val="00D22BF7"/>
    <w:rsid w:val="00D30780"/>
    <w:rsid w:val="00D34FEF"/>
    <w:rsid w:val="00D35190"/>
    <w:rsid w:val="00D3713C"/>
    <w:rsid w:val="00D420B5"/>
    <w:rsid w:val="00D500E9"/>
    <w:rsid w:val="00D616A6"/>
    <w:rsid w:val="00D633A2"/>
    <w:rsid w:val="00D73A40"/>
    <w:rsid w:val="00D74E5C"/>
    <w:rsid w:val="00D7574D"/>
    <w:rsid w:val="00D770AC"/>
    <w:rsid w:val="00DA754A"/>
    <w:rsid w:val="00DB0F54"/>
    <w:rsid w:val="00DB4D02"/>
    <w:rsid w:val="00DB743C"/>
    <w:rsid w:val="00DC256C"/>
    <w:rsid w:val="00DC37F9"/>
    <w:rsid w:val="00DC5BED"/>
    <w:rsid w:val="00DC6195"/>
    <w:rsid w:val="00DD0A75"/>
    <w:rsid w:val="00DD2BCC"/>
    <w:rsid w:val="00DD7A32"/>
    <w:rsid w:val="00DE4D2F"/>
    <w:rsid w:val="00DE606B"/>
    <w:rsid w:val="00DF0E4B"/>
    <w:rsid w:val="00DF7FB5"/>
    <w:rsid w:val="00E11C4F"/>
    <w:rsid w:val="00E179CA"/>
    <w:rsid w:val="00E26AAD"/>
    <w:rsid w:val="00E30DC4"/>
    <w:rsid w:val="00E31719"/>
    <w:rsid w:val="00E317F1"/>
    <w:rsid w:val="00E32033"/>
    <w:rsid w:val="00E36A43"/>
    <w:rsid w:val="00E378AD"/>
    <w:rsid w:val="00E37F9B"/>
    <w:rsid w:val="00E43983"/>
    <w:rsid w:val="00E657BA"/>
    <w:rsid w:val="00E6600E"/>
    <w:rsid w:val="00E667D1"/>
    <w:rsid w:val="00E73B5A"/>
    <w:rsid w:val="00E801C2"/>
    <w:rsid w:val="00E84C65"/>
    <w:rsid w:val="00EA3A3C"/>
    <w:rsid w:val="00EA556A"/>
    <w:rsid w:val="00EB0002"/>
    <w:rsid w:val="00EB327C"/>
    <w:rsid w:val="00EB7853"/>
    <w:rsid w:val="00EC633D"/>
    <w:rsid w:val="00EC65B6"/>
    <w:rsid w:val="00ED542E"/>
    <w:rsid w:val="00EE1FA4"/>
    <w:rsid w:val="00EE5027"/>
    <w:rsid w:val="00F00F01"/>
    <w:rsid w:val="00F06788"/>
    <w:rsid w:val="00F131F8"/>
    <w:rsid w:val="00F13FFB"/>
    <w:rsid w:val="00F253E3"/>
    <w:rsid w:val="00F35B54"/>
    <w:rsid w:val="00F37948"/>
    <w:rsid w:val="00F40ACE"/>
    <w:rsid w:val="00F42F41"/>
    <w:rsid w:val="00F43A50"/>
    <w:rsid w:val="00F45109"/>
    <w:rsid w:val="00F536B9"/>
    <w:rsid w:val="00F55076"/>
    <w:rsid w:val="00F64F23"/>
    <w:rsid w:val="00F712FC"/>
    <w:rsid w:val="00F774F5"/>
    <w:rsid w:val="00F8723E"/>
    <w:rsid w:val="00F87C3E"/>
    <w:rsid w:val="00F931BA"/>
    <w:rsid w:val="00FB3588"/>
    <w:rsid w:val="00FC18D0"/>
    <w:rsid w:val="00FC2383"/>
    <w:rsid w:val="00FE3D9A"/>
    <w:rsid w:val="00FF4D2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5D3"/>
    <w:pPr>
      <w:bidi/>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695CF2"/>
    <w:rPr>
      <w:color w:val="0000FF"/>
      <w:u w:val="single"/>
    </w:rPr>
  </w:style>
  <w:style w:type="paragraph" w:styleId="ListParagraph">
    <w:name w:val="List Paragraph"/>
    <w:basedOn w:val="Normal"/>
    <w:uiPriority w:val="34"/>
    <w:qFormat/>
    <w:rsid w:val="00C714E9"/>
    <w:pPr>
      <w:ind w:left="720"/>
      <w:contextualSpacing/>
    </w:pPr>
  </w:style>
  <w:style w:type="table" w:styleId="TableGrid">
    <w:name w:val="Table Grid"/>
    <w:basedOn w:val="TableNormal"/>
    <w:uiPriority w:val="59"/>
    <w:rsid w:val="00DF7F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E00D2"/>
    <w:pPr>
      <w:tabs>
        <w:tab w:val="center" w:pos="4320"/>
        <w:tab w:val="right" w:pos="8640"/>
      </w:tabs>
      <w:spacing w:after="0" w:line="240" w:lineRule="auto"/>
    </w:pPr>
  </w:style>
  <w:style w:type="character" w:customStyle="1" w:styleId="HeaderChar">
    <w:name w:val="Header Char"/>
    <w:basedOn w:val="DefaultParagraphFont"/>
    <w:link w:val="Header"/>
    <w:uiPriority w:val="99"/>
    <w:rsid w:val="006E00D2"/>
  </w:style>
  <w:style w:type="paragraph" w:styleId="Footer">
    <w:name w:val="footer"/>
    <w:basedOn w:val="Normal"/>
    <w:link w:val="FooterChar"/>
    <w:uiPriority w:val="99"/>
    <w:unhideWhenUsed/>
    <w:rsid w:val="006E00D2"/>
    <w:pPr>
      <w:tabs>
        <w:tab w:val="center" w:pos="4320"/>
        <w:tab w:val="right" w:pos="8640"/>
      </w:tabs>
      <w:spacing w:after="0" w:line="240" w:lineRule="auto"/>
    </w:pPr>
  </w:style>
  <w:style w:type="character" w:customStyle="1" w:styleId="FooterChar">
    <w:name w:val="Footer Char"/>
    <w:basedOn w:val="DefaultParagraphFont"/>
    <w:link w:val="Footer"/>
    <w:uiPriority w:val="99"/>
    <w:rsid w:val="006E00D2"/>
  </w:style>
  <w:style w:type="paragraph" w:styleId="BalloonText">
    <w:name w:val="Balloon Text"/>
    <w:basedOn w:val="Normal"/>
    <w:link w:val="BalloonTextChar"/>
    <w:uiPriority w:val="99"/>
    <w:semiHidden/>
    <w:unhideWhenUsed/>
    <w:rsid w:val="004149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90B"/>
    <w:rPr>
      <w:rFonts w:ascii="Tahoma" w:hAnsi="Tahoma" w:cs="Tahoma"/>
      <w:sz w:val="16"/>
      <w:szCs w:val="16"/>
    </w:rPr>
  </w:style>
  <w:style w:type="character" w:styleId="CommentReference">
    <w:name w:val="annotation reference"/>
    <w:basedOn w:val="DefaultParagraphFont"/>
    <w:uiPriority w:val="99"/>
    <w:semiHidden/>
    <w:unhideWhenUsed/>
    <w:rsid w:val="009022E4"/>
    <w:rPr>
      <w:sz w:val="16"/>
      <w:szCs w:val="16"/>
    </w:rPr>
  </w:style>
  <w:style w:type="paragraph" w:styleId="CommentText">
    <w:name w:val="annotation text"/>
    <w:basedOn w:val="Normal"/>
    <w:link w:val="CommentTextChar"/>
    <w:uiPriority w:val="99"/>
    <w:semiHidden/>
    <w:unhideWhenUsed/>
    <w:rsid w:val="009022E4"/>
    <w:rPr>
      <w:sz w:val="20"/>
      <w:szCs w:val="20"/>
    </w:rPr>
  </w:style>
  <w:style w:type="character" w:customStyle="1" w:styleId="CommentTextChar">
    <w:name w:val="Comment Text Char"/>
    <w:basedOn w:val="DefaultParagraphFont"/>
    <w:link w:val="CommentText"/>
    <w:uiPriority w:val="99"/>
    <w:semiHidden/>
    <w:rsid w:val="009022E4"/>
  </w:style>
  <w:style w:type="paragraph" w:styleId="CommentSubject">
    <w:name w:val="annotation subject"/>
    <w:basedOn w:val="CommentText"/>
    <w:next w:val="CommentText"/>
    <w:link w:val="CommentSubjectChar"/>
    <w:uiPriority w:val="99"/>
    <w:semiHidden/>
    <w:unhideWhenUsed/>
    <w:rsid w:val="009022E4"/>
    <w:rPr>
      <w:b/>
      <w:bCs/>
    </w:rPr>
  </w:style>
  <w:style w:type="character" w:customStyle="1" w:styleId="CommentSubjectChar">
    <w:name w:val="Comment Subject Char"/>
    <w:basedOn w:val="CommentTextChar"/>
    <w:link w:val="CommentSubject"/>
    <w:uiPriority w:val="99"/>
    <w:semiHidden/>
    <w:rsid w:val="009022E4"/>
    <w:rPr>
      <w:b/>
      <w:bCs/>
    </w:rPr>
  </w:style>
  <w:style w:type="character" w:styleId="LineNumber">
    <w:name w:val="line number"/>
    <w:basedOn w:val="DefaultParagraphFont"/>
    <w:uiPriority w:val="99"/>
    <w:semiHidden/>
    <w:unhideWhenUsed/>
    <w:rsid w:val="003F54C8"/>
  </w:style>
  <w:style w:type="table" w:customStyle="1" w:styleId="TableGrid1">
    <w:name w:val="Table Grid1"/>
    <w:basedOn w:val="TableNormal"/>
    <w:next w:val="TableGrid"/>
    <w:uiPriority w:val="59"/>
    <w:rsid w:val="00F131F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hread-date">
    <w:name w:val="thread-date"/>
    <w:basedOn w:val="DefaultParagraphFont"/>
    <w:rsid w:val="008D00F6"/>
  </w:style>
  <w:style w:type="character" w:customStyle="1" w:styleId="short">
    <w:name w:val="short"/>
    <w:basedOn w:val="DefaultParagraphFont"/>
    <w:rsid w:val="008D00F6"/>
  </w:style>
  <w:style w:type="character" w:customStyle="1" w:styleId="ampm">
    <w:name w:val="ampm"/>
    <w:basedOn w:val="DefaultParagraphFont"/>
    <w:rsid w:val="008D00F6"/>
  </w:style>
  <w:style w:type="character" w:customStyle="1" w:styleId="fwb1">
    <w:name w:val="fwb1"/>
    <w:basedOn w:val="DefaultParagraphFont"/>
    <w:rsid w:val="007A231A"/>
    <w:rPr>
      <w:b/>
      <w:bCs/>
    </w:rPr>
  </w:style>
</w:styles>
</file>

<file path=word/webSettings.xml><?xml version="1.0" encoding="utf-8"?>
<w:webSettings xmlns:r="http://schemas.openxmlformats.org/officeDocument/2006/relationships" xmlns:w="http://schemas.openxmlformats.org/wordprocessingml/2006/main">
  <w:divs>
    <w:div w:id="1013652587">
      <w:bodyDiv w:val="1"/>
      <w:marLeft w:val="0"/>
      <w:marRight w:val="0"/>
      <w:marTop w:val="0"/>
      <w:marBottom w:val="0"/>
      <w:divBdr>
        <w:top w:val="none" w:sz="0" w:space="0" w:color="auto"/>
        <w:left w:val="none" w:sz="0" w:space="0" w:color="auto"/>
        <w:bottom w:val="none" w:sz="0" w:space="0" w:color="auto"/>
        <w:right w:val="none" w:sz="0" w:space="0" w:color="auto"/>
      </w:divBdr>
      <w:divsChild>
        <w:div w:id="1684166800">
          <w:marLeft w:val="0"/>
          <w:marRight w:val="0"/>
          <w:marTop w:val="0"/>
          <w:marBottom w:val="0"/>
          <w:divBdr>
            <w:top w:val="none" w:sz="0" w:space="0" w:color="auto"/>
            <w:left w:val="none" w:sz="0" w:space="0" w:color="auto"/>
            <w:bottom w:val="none" w:sz="0" w:space="0" w:color="auto"/>
            <w:right w:val="none" w:sz="0" w:space="0" w:color="auto"/>
          </w:divBdr>
          <w:divsChild>
            <w:div w:id="441608615">
              <w:marLeft w:val="0"/>
              <w:marRight w:val="0"/>
              <w:marTop w:val="0"/>
              <w:marBottom w:val="0"/>
              <w:divBdr>
                <w:top w:val="none" w:sz="0" w:space="0" w:color="auto"/>
                <w:left w:val="none" w:sz="0" w:space="0" w:color="auto"/>
                <w:bottom w:val="none" w:sz="0" w:space="0" w:color="auto"/>
                <w:right w:val="none" w:sz="0" w:space="0" w:color="auto"/>
              </w:divBdr>
              <w:divsChild>
                <w:div w:id="780226796">
                  <w:marLeft w:val="0"/>
                  <w:marRight w:val="0"/>
                  <w:marTop w:val="0"/>
                  <w:marBottom w:val="0"/>
                  <w:divBdr>
                    <w:top w:val="none" w:sz="0" w:space="0" w:color="auto"/>
                    <w:left w:val="none" w:sz="0" w:space="0" w:color="auto"/>
                    <w:bottom w:val="none" w:sz="0" w:space="0" w:color="auto"/>
                    <w:right w:val="none" w:sz="0" w:space="0" w:color="auto"/>
                  </w:divBdr>
                  <w:divsChild>
                    <w:div w:id="167449769">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0"/>
                          <w:marBottom w:val="0"/>
                          <w:divBdr>
                            <w:top w:val="none" w:sz="0" w:space="0" w:color="auto"/>
                            <w:left w:val="none" w:sz="0" w:space="0" w:color="auto"/>
                            <w:bottom w:val="none" w:sz="0" w:space="0" w:color="auto"/>
                            <w:right w:val="none" w:sz="0" w:space="0" w:color="auto"/>
                          </w:divBdr>
                          <w:divsChild>
                            <w:div w:id="629675146">
                              <w:marLeft w:val="0"/>
                              <w:marRight w:val="0"/>
                              <w:marTop w:val="0"/>
                              <w:marBottom w:val="0"/>
                              <w:divBdr>
                                <w:top w:val="none" w:sz="0" w:space="0" w:color="auto"/>
                                <w:left w:val="none" w:sz="0" w:space="0" w:color="auto"/>
                                <w:bottom w:val="none" w:sz="0" w:space="0" w:color="auto"/>
                                <w:right w:val="none" w:sz="0" w:space="0" w:color="auto"/>
                              </w:divBdr>
                              <w:divsChild>
                                <w:div w:id="2052536368">
                                  <w:marLeft w:val="0"/>
                                  <w:marRight w:val="0"/>
                                  <w:marTop w:val="0"/>
                                  <w:marBottom w:val="0"/>
                                  <w:divBdr>
                                    <w:top w:val="none" w:sz="0" w:space="0" w:color="auto"/>
                                    <w:left w:val="none" w:sz="0" w:space="0" w:color="auto"/>
                                    <w:bottom w:val="none" w:sz="0" w:space="0" w:color="auto"/>
                                    <w:right w:val="none" w:sz="0" w:space="0" w:color="auto"/>
                                  </w:divBdr>
                                  <w:divsChild>
                                    <w:div w:id="1196237419">
                                      <w:marLeft w:val="0"/>
                                      <w:marRight w:val="0"/>
                                      <w:marTop w:val="0"/>
                                      <w:marBottom w:val="0"/>
                                      <w:divBdr>
                                        <w:top w:val="none" w:sz="0" w:space="0" w:color="auto"/>
                                        <w:left w:val="none" w:sz="0" w:space="0" w:color="auto"/>
                                        <w:bottom w:val="none" w:sz="0" w:space="0" w:color="auto"/>
                                        <w:right w:val="none" w:sz="0" w:space="0" w:color="auto"/>
                                      </w:divBdr>
                                      <w:divsChild>
                                        <w:div w:id="640691482">
                                          <w:marLeft w:val="0"/>
                                          <w:marRight w:val="0"/>
                                          <w:marTop w:val="0"/>
                                          <w:marBottom w:val="0"/>
                                          <w:divBdr>
                                            <w:top w:val="none" w:sz="0" w:space="0" w:color="auto"/>
                                            <w:left w:val="none" w:sz="0" w:space="0" w:color="auto"/>
                                            <w:bottom w:val="none" w:sz="0" w:space="0" w:color="auto"/>
                                            <w:right w:val="none" w:sz="0" w:space="0" w:color="auto"/>
                                          </w:divBdr>
                                          <w:divsChild>
                                            <w:div w:id="1116410223">
                                              <w:marLeft w:val="0"/>
                                              <w:marRight w:val="0"/>
                                              <w:marTop w:val="0"/>
                                              <w:marBottom w:val="0"/>
                                              <w:divBdr>
                                                <w:top w:val="none" w:sz="0" w:space="0" w:color="auto"/>
                                                <w:left w:val="none" w:sz="0" w:space="0" w:color="auto"/>
                                                <w:bottom w:val="none" w:sz="0" w:space="0" w:color="auto"/>
                                                <w:right w:val="none" w:sz="0" w:space="0" w:color="auto"/>
                                              </w:divBdr>
                                              <w:divsChild>
                                                <w:div w:id="237331685">
                                                  <w:marLeft w:val="0"/>
                                                  <w:marRight w:val="0"/>
                                                  <w:marTop w:val="0"/>
                                                  <w:marBottom w:val="0"/>
                                                  <w:divBdr>
                                                    <w:top w:val="none" w:sz="0" w:space="0" w:color="auto"/>
                                                    <w:left w:val="none" w:sz="0" w:space="0" w:color="auto"/>
                                                    <w:bottom w:val="none" w:sz="0" w:space="0" w:color="auto"/>
                                                    <w:right w:val="none" w:sz="0" w:space="0" w:color="auto"/>
                                                  </w:divBdr>
                                                </w:div>
                                              </w:divsChild>
                                            </w:div>
                                            <w:div w:id="274140619">
                                              <w:marLeft w:val="0"/>
                                              <w:marRight w:val="0"/>
                                              <w:marTop w:val="0"/>
                                              <w:marBottom w:val="0"/>
                                              <w:divBdr>
                                                <w:top w:val="none" w:sz="0" w:space="0" w:color="auto"/>
                                                <w:left w:val="none" w:sz="0" w:space="0" w:color="auto"/>
                                                <w:bottom w:val="none" w:sz="0" w:space="0" w:color="auto"/>
                                                <w:right w:val="none" w:sz="0" w:space="0" w:color="auto"/>
                                              </w:divBdr>
                                              <w:divsChild>
                                                <w:div w:id="164517190">
                                                  <w:marLeft w:val="0"/>
                                                  <w:marRight w:val="0"/>
                                                  <w:marTop w:val="0"/>
                                                  <w:marBottom w:val="0"/>
                                                  <w:divBdr>
                                                    <w:top w:val="none" w:sz="0" w:space="0" w:color="auto"/>
                                                    <w:left w:val="none" w:sz="0" w:space="0" w:color="auto"/>
                                                    <w:bottom w:val="none" w:sz="0" w:space="0" w:color="auto"/>
                                                    <w:right w:val="none" w:sz="0" w:space="0" w:color="auto"/>
                                                  </w:divBdr>
                                                  <w:divsChild>
                                                    <w:div w:id="73016319">
                                                      <w:marLeft w:val="0"/>
                                                      <w:marRight w:val="0"/>
                                                      <w:marTop w:val="0"/>
                                                      <w:marBottom w:val="0"/>
                                                      <w:divBdr>
                                                        <w:top w:val="none" w:sz="0" w:space="0" w:color="auto"/>
                                                        <w:left w:val="none" w:sz="0" w:space="0" w:color="auto"/>
                                                        <w:bottom w:val="none" w:sz="0" w:space="0" w:color="auto"/>
                                                        <w:right w:val="none" w:sz="0" w:space="0" w:color="auto"/>
                                                      </w:divBdr>
                                                      <w:divsChild>
                                                        <w:div w:id="1073239486">
                                                          <w:marLeft w:val="0"/>
                                                          <w:marRight w:val="0"/>
                                                          <w:marTop w:val="0"/>
                                                          <w:marBottom w:val="0"/>
                                                          <w:divBdr>
                                                            <w:top w:val="none" w:sz="0" w:space="0" w:color="auto"/>
                                                            <w:left w:val="none" w:sz="0" w:space="0" w:color="auto"/>
                                                            <w:bottom w:val="none" w:sz="0" w:space="0" w:color="auto"/>
                                                            <w:right w:val="none" w:sz="0" w:space="0" w:color="auto"/>
                                                          </w:divBdr>
                                                          <w:divsChild>
                                                            <w:div w:id="1614362423">
                                                              <w:marLeft w:val="0"/>
                                                              <w:marRight w:val="0"/>
                                                              <w:marTop w:val="0"/>
                                                              <w:marBottom w:val="0"/>
                                                              <w:divBdr>
                                                                <w:top w:val="none" w:sz="0" w:space="0" w:color="auto"/>
                                                                <w:left w:val="none" w:sz="0" w:space="0" w:color="auto"/>
                                                                <w:bottom w:val="none" w:sz="0" w:space="0" w:color="auto"/>
                                                                <w:right w:val="none" w:sz="0" w:space="0" w:color="auto"/>
                                                              </w:divBdr>
                                                              <w:divsChild>
                                                                <w:div w:id="1354840274">
                                                                  <w:marLeft w:val="0"/>
                                                                  <w:marRight w:val="0"/>
                                                                  <w:marTop w:val="0"/>
                                                                  <w:marBottom w:val="0"/>
                                                                  <w:divBdr>
                                                                    <w:top w:val="none" w:sz="0" w:space="0" w:color="auto"/>
                                                                    <w:left w:val="none" w:sz="0" w:space="0" w:color="auto"/>
                                                                    <w:bottom w:val="none" w:sz="0" w:space="0" w:color="auto"/>
                                                                    <w:right w:val="none" w:sz="0" w:space="0" w:color="auto"/>
                                                                  </w:divBdr>
                                                                </w:div>
                                                                <w:div w:id="1657294143">
                                                                  <w:marLeft w:val="0"/>
                                                                  <w:marRight w:val="0"/>
                                                                  <w:marTop w:val="0"/>
                                                                  <w:marBottom w:val="0"/>
                                                                  <w:divBdr>
                                                                    <w:top w:val="none" w:sz="0" w:space="0" w:color="auto"/>
                                                                    <w:left w:val="none" w:sz="0" w:space="0" w:color="auto"/>
                                                                    <w:bottom w:val="none" w:sz="0" w:space="0" w:color="auto"/>
                                                                    <w:right w:val="none" w:sz="0" w:space="0" w:color="auto"/>
                                                                  </w:divBdr>
                                                                </w:div>
                                                                <w:div w:id="388267015">
                                                                  <w:marLeft w:val="0"/>
                                                                  <w:marRight w:val="0"/>
                                                                  <w:marTop w:val="0"/>
                                                                  <w:marBottom w:val="0"/>
                                                                  <w:divBdr>
                                                                    <w:top w:val="none" w:sz="0" w:space="0" w:color="auto"/>
                                                                    <w:left w:val="none" w:sz="0" w:space="0" w:color="auto"/>
                                                                    <w:bottom w:val="none" w:sz="0" w:space="0" w:color="auto"/>
                                                                    <w:right w:val="none" w:sz="0" w:space="0" w:color="auto"/>
                                                                  </w:divBdr>
                                                                </w:div>
                                                                <w:div w:id="1103381270">
                                                                  <w:marLeft w:val="0"/>
                                                                  <w:marRight w:val="0"/>
                                                                  <w:marTop w:val="0"/>
                                                                  <w:marBottom w:val="0"/>
                                                                  <w:divBdr>
                                                                    <w:top w:val="none" w:sz="0" w:space="0" w:color="auto"/>
                                                                    <w:left w:val="none" w:sz="0" w:space="0" w:color="auto"/>
                                                                    <w:bottom w:val="none" w:sz="0" w:space="0" w:color="auto"/>
                                                                    <w:right w:val="none" w:sz="0" w:space="0" w:color="auto"/>
                                                                  </w:divBdr>
                                                                </w:div>
                                                                <w:div w:id="947850542">
                                                                  <w:marLeft w:val="0"/>
                                                                  <w:marRight w:val="0"/>
                                                                  <w:marTop w:val="0"/>
                                                                  <w:marBottom w:val="0"/>
                                                                  <w:divBdr>
                                                                    <w:top w:val="none" w:sz="0" w:space="0" w:color="auto"/>
                                                                    <w:left w:val="none" w:sz="0" w:space="0" w:color="auto"/>
                                                                    <w:bottom w:val="none" w:sz="0" w:space="0" w:color="auto"/>
                                                                    <w:right w:val="none" w:sz="0" w:space="0" w:color="auto"/>
                                                                  </w:divBdr>
                                                                </w:div>
                                                                <w:div w:id="528684363">
                                                                  <w:marLeft w:val="0"/>
                                                                  <w:marRight w:val="0"/>
                                                                  <w:marTop w:val="0"/>
                                                                  <w:marBottom w:val="0"/>
                                                                  <w:divBdr>
                                                                    <w:top w:val="none" w:sz="0" w:space="0" w:color="auto"/>
                                                                    <w:left w:val="none" w:sz="0" w:space="0" w:color="auto"/>
                                                                    <w:bottom w:val="none" w:sz="0" w:space="0" w:color="auto"/>
                                                                    <w:right w:val="none" w:sz="0" w:space="0" w:color="auto"/>
                                                                  </w:divBdr>
                                                                </w:div>
                                                                <w:div w:id="1936817798">
                                                                  <w:marLeft w:val="0"/>
                                                                  <w:marRight w:val="0"/>
                                                                  <w:marTop w:val="0"/>
                                                                  <w:marBottom w:val="0"/>
                                                                  <w:divBdr>
                                                                    <w:top w:val="none" w:sz="0" w:space="0" w:color="auto"/>
                                                                    <w:left w:val="none" w:sz="0" w:space="0" w:color="auto"/>
                                                                    <w:bottom w:val="none" w:sz="0" w:space="0" w:color="auto"/>
                                                                    <w:right w:val="none" w:sz="0" w:space="0" w:color="auto"/>
                                                                  </w:divBdr>
                                                                </w:div>
                                                                <w:div w:id="446311855">
                                                                  <w:marLeft w:val="0"/>
                                                                  <w:marRight w:val="0"/>
                                                                  <w:marTop w:val="0"/>
                                                                  <w:marBottom w:val="0"/>
                                                                  <w:divBdr>
                                                                    <w:top w:val="none" w:sz="0" w:space="0" w:color="auto"/>
                                                                    <w:left w:val="none" w:sz="0" w:space="0" w:color="auto"/>
                                                                    <w:bottom w:val="none" w:sz="0" w:space="0" w:color="auto"/>
                                                                    <w:right w:val="none" w:sz="0" w:space="0" w:color="auto"/>
                                                                  </w:divBdr>
                                                                </w:div>
                                                                <w:div w:id="844319983">
                                                                  <w:marLeft w:val="0"/>
                                                                  <w:marRight w:val="0"/>
                                                                  <w:marTop w:val="0"/>
                                                                  <w:marBottom w:val="0"/>
                                                                  <w:divBdr>
                                                                    <w:top w:val="none" w:sz="0" w:space="0" w:color="auto"/>
                                                                    <w:left w:val="none" w:sz="0" w:space="0" w:color="auto"/>
                                                                    <w:bottom w:val="none" w:sz="0" w:space="0" w:color="auto"/>
                                                                    <w:right w:val="none" w:sz="0" w:space="0" w:color="auto"/>
                                                                  </w:divBdr>
                                                                </w:div>
                                                                <w:div w:id="1629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_a_ahmed@yahoo.com" TargetMode="External"/><Relationship Id="rId13" Type="http://schemas.openxmlformats.org/officeDocument/2006/relationships/hyperlink" Target="http://www.facebook.com/esam.abdulhafeez?hc_location=timeline" TargetMode="External"/><Relationship Id="rId18" Type="http://schemas.openxmlformats.org/officeDocument/2006/relationships/image" Target="media/image2.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_zaitoun2000@yahoo.com" TargetMode="External"/><Relationship Id="rId1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hyperlink" Target="http://www.fao.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nany203@" TargetMode="External"/><Relationship Id="rId5" Type="http://schemas.openxmlformats.org/officeDocument/2006/relationships/webSettings" Target="webSettings.xml"/><Relationship Id="rId15" Type="http://schemas.openxmlformats.org/officeDocument/2006/relationships/hyperlink" Target="http://www.google.com.sa/url?sa=t&amp;rct=j&amp;q=2%2c4-+D%3a+&amp;source=web&amp;cd=1&amp;cad=rja&amp;ved=0CDAQFjAA&amp;url=http%3A%2F%2Fen.wikipedia.org%2Fwiki%2F2%2C4-Dichlorophenoxyacetic_acid&amp;ei=dnPVUOrkIaKJ4gT0j4DgBA&amp;usg=AFQjCNGGKHxZ5nmemnfhB_DylCYvO8FcQw" TargetMode="External"/><Relationship Id="rId10" Type="http://schemas.openxmlformats.org/officeDocument/2006/relationships/hyperlink" Target="mailto:m_a_ahmed@yahoo.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abakhashwain@kau.edu.sa" TargetMode="External"/><Relationship Id="rId14" Type="http://schemas.openxmlformats.org/officeDocument/2006/relationships/hyperlink" Target="mailto:noresam_2000@yahoo.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0376F3-02C8-4AC5-8F5C-D6F97081A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3055</Words>
  <Characters>17419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Growth regulators and Genotypes on in vitro Nodal Segments of Jojoba (Simmondsia chinensis (Link)</vt:lpstr>
    </vt:vector>
  </TitlesOfParts>
  <Company/>
  <LinksUpToDate>false</LinksUpToDate>
  <CharactersWithSpaces>20434</CharactersWithSpaces>
  <SharedDoc>false</SharedDoc>
  <HLinks>
    <vt:vector size="6" baseType="variant">
      <vt:variant>
        <vt:i4>2752621</vt:i4>
      </vt:variant>
      <vt:variant>
        <vt:i4>0</vt:i4>
      </vt:variant>
      <vt:variant>
        <vt:i4>0</vt:i4>
      </vt:variant>
      <vt:variant>
        <vt:i4>5</vt:i4>
      </vt:variant>
      <vt:variant>
        <vt:lpwstr>http://www.fao.org/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Growth regulators and Genotypes on in vitro Nodal Segments of Jojoba (Simmondsia chinensis (Link)</dc:title>
  <dc:creator>dr magdi</dc:creator>
  <cp:lastModifiedBy>Owner</cp:lastModifiedBy>
  <cp:revision>2</cp:revision>
  <cp:lastPrinted>2012-12-14T19:44:00Z</cp:lastPrinted>
  <dcterms:created xsi:type="dcterms:W3CDTF">2014-02-07T11:40:00Z</dcterms:created>
  <dcterms:modified xsi:type="dcterms:W3CDTF">2014-02-07T11:40:00Z</dcterms:modified>
</cp:coreProperties>
</file>